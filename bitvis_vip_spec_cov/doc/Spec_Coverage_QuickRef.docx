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6A31ADF7"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QuickRef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 xml:space="preserve">oncept, please see page </w:t>
      </w:r>
      <w:r w:rsidR="00B8275A">
        <w:rPr>
          <w:rFonts w:ascii="Arial" w:hAnsi="Arial" w:cs="Arial"/>
          <w:b/>
          <w:i/>
          <w:color w:val="000000" w:themeColor="text1"/>
          <w:sz w:val="20"/>
          <w:szCs w:val="22"/>
        </w:rPr>
        <w:t>3</w:t>
      </w:r>
      <w:r w:rsidR="00AC5065">
        <w:rPr>
          <w:rFonts w:ascii="Arial" w:hAnsi="Arial" w:cs="Arial"/>
          <w:b/>
          <w:i/>
          <w:color w:val="000000" w:themeColor="text1"/>
          <w:sz w:val="20"/>
          <w:szCs w:val="22"/>
        </w:rPr>
        <w:t>.</w:t>
      </w:r>
    </w:p>
    <w:p w14:paraId="69A4553C" w14:textId="77777777" w:rsidR="00972F95" w:rsidRDefault="00972F95" w:rsidP="006359D4">
      <w:pPr>
        <w:tabs>
          <w:tab w:val="left" w:pos="851"/>
        </w:tabs>
        <w:spacing w:before="120"/>
        <w:rPr>
          <w:rFonts w:ascii="Arial" w:hAnsi="Arial" w:cs="Arial"/>
          <w:b/>
          <w:i/>
          <w:color w:val="000000" w:themeColor="text1"/>
          <w:sz w:val="20"/>
          <w:szCs w:val="22"/>
        </w:rPr>
      </w:pPr>
    </w:p>
    <w:p w14:paraId="13544280" w14:textId="74B60854" w:rsidR="00DF6B44" w:rsidRPr="00DF6B44" w:rsidRDefault="00DF6B44" w:rsidP="00DF6B44">
      <w:pPr>
        <w:pStyle w:val="Overskrift1"/>
      </w:pPr>
      <w:bookmarkStart w:id="1" w:name="_Ref50464919"/>
      <w:r w:rsidRPr="00DF6B44">
        <w:t xml:space="preserve">UVVM VHDL Methods – see </w:t>
      </w:r>
      <w:r w:rsidR="00894E9D">
        <w:fldChar w:fldCharType="begin"/>
      </w:r>
      <w:r w:rsidR="00894E9D">
        <w:instrText xml:space="preserve"> REF _Ref528655369 \h </w:instrText>
      </w:r>
      <w:r w:rsidR="00894E9D">
        <w:fldChar w:fldCharType="separate"/>
      </w:r>
      <w:r w:rsidR="005D3AFE" w:rsidRPr="00AC5065">
        <w:t xml:space="preserve">Table </w:t>
      </w:r>
      <w:r w:rsidR="005D3AFE">
        <w:rPr>
          <w:noProof/>
        </w:rPr>
        <w:t>2</w:t>
      </w:r>
      <w:r w:rsidR="00894E9D">
        <w:fldChar w:fldCharType="end"/>
      </w:r>
      <w:r w:rsidR="00894E9D">
        <w:t xml:space="preserve"> </w:t>
      </w:r>
      <w:r w:rsidRPr="00DF6B44">
        <w:t>for details</w:t>
      </w:r>
      <w:r w:rsidR="003A7A5A">
        <w:t>.</w:t>
      </w:r>
      <w:bookmarkEnd w:id="1"/>
    </w:p>
    <w:tbl>
      <w:tblPr>
        <w:tblW w:w="505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18"/>
        <w:gridCol w:w="5196"/>
        <w:gridCol w:w="7087"/>
      </w:tblGrid>
      <w:tr w:rsidR="00972F95" w:rsidRPr="00AC5065" w14:paraId="17698A09" w14:textId="262339BB" w:rsidTr="00C34CD9">
        <w:tc>
          <w:tcPr>
            <w:tcW w:w="986"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1698"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316"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972F95" w:rsidRPr="00AC5065" w14:paraId="4D268C67" w14:textId="00900780" w:rsidTr="00C34CD9">
        <w:tc>
          <w:tcPr>
            <w:tcW w:w="986"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w:t>
            </w:r>
            <w:proofErr w:type="gramStart"/>
            <w:r>
              <w:rPr>
                <w:rFonts w:cs="Helvetica"/>
                <w:b/>
              </w:rPr>
              <w:t>cov</w:t>
            </w:r>
            <w:r w:rsidRPr="00154E82">
              <w:rPr>
                <w:rFonts w:cs="Helvetica"/>
              </w:rPr>
              <w:t>(</w:t>
            </w:r>
            <w:proofErr w:type="gramEnd"/>
            <w:r>
              <w:rPr>
                <w:rFonts w:cs="Helvetica"/>
              </w:rPr>
              <w:t>)</w:t>
            </w:r>
          </w:p>
        </w:tc>
        <w:tc>
          <w:tcPr>
            <w:tcW w:w="1698"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testcase (string), req</w:t>
            </w:r>
            <w:r w:rsidR="002A7D4E">
              <w:rPr>
                <w:rFonts w:cs="Helvetica"/>
              </w:rPr>
              <w:t>_</w:t>
            </w:r>
            <w:r w:rsidRPr="00AB6C63">
              <w:rPr>
                <w:rFonts w:cs="Helvetica"/>
              </w:rPr>
              <w:t>list</w:t>
            </w:r>
            <w:r w:rsidR="002A7D4E">
              <w:rPr>
                <w:rFonts w:cs="Helvetica"/>
              </w:rPr>
              <w:t>_</w:t>
            </w:r>
            <w:r w:rsidRPr="00AB6C63">
              <w:rPr>
                <w:rFonts w:cs="Helvetica"/>
              </w:rPr>
              <w:t xml:space="preserve">file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(string)</w:t>
            </w:r>
          </w:p>
          <w:p w14:paraId="1B10CF7B" w14:textId="383CFFE4" w:rsidR="006B3F94" w:rsidRDefault="006B3F94" w:rsidP="006B3F94">
            <w:pPr>
              <w:tabs>
                <w:tab w:val="left" w:pos="4820"/>
              </w:tabs>
              <w:spacing w:before="20" w:after="20" w:line="20" w:lineRule="atLeast"/>
              <w:rPr>
                <w:rFonts w:cs="Helvetica"/>
                <w:b/>
              </w:rPr>
            </w:pPr>
            <w:r w:rsidRPr="00AB6C63">
              <w:rPr>
                <w:rFonts w:cs="Helvetica"/>
              </w:rPr>
              <w:t xml:space="preserve">testcase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D4493B">
              <w:rPr>
                <w:rFonts w:cs="Helvetica"/>
              </w:rPr>
              <w:br/>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316" w:type="pct"/>
          </w:tcPr>
          <w:p w14:paraId="7D648397" w14:textId="1387170A"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w:t>
            </w:r>
            <w:proofErr w:type="gramStart"/>
            <w:r>
              <w:rPr>
                <w:rFonts w:cs="Helvetica"/>
              </w:rPr>
              <w:t>cov(</w:t>
            </w:r>
            <w:proofErr w:type="gramEnd"/>
            <w:r>
              <w:rPr>
                <w:rFonts w:cs="Helvetica"/>
              </w:rPr>
              <w:t>“t</w:t>
            </w:r>
            <w:r w:rsidR="00676938">
              <w:rPr>
                <w:rFonts w:cs="Helvetica"/>
              </w:rPr>
              <w:t>c</w:t>
            </w:r>
            <w:r>
              <w:rPr>
                <w:rFonts w:cs="Helvetica"/>
              </w:rPr>
              <w:t>_base_func”, “uart_req_list.csv”, “base_func_cov.csv”);</w:t>
            </w:r>
          </w:p>
          <w:p w14:paraId="307C585F" w14:textId="408B881D"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w:t>
            </w:r>
            <w:proofErr w:type="gramStart"/>
            <w:r>
              <w:rPr>
                <w:rFonts w:cs="Helvetica"/>
              </w:rPr>
              <w:t>cov(</w:t>
            </w:r>
            <w:proofErr w:type="gramEnd"/>
            <w:r>
              <w:rPr>
                <w:rFonts w:cs="Helvetica"/>
              </w:rPr>
              <w:t>“t</w:t>
            </w:r>
            <w:r w:rsidR="00676938">
              <w:rPr>
                <w:rFonts w:cs="Helvetica"/>
              </w:rPr>
              <w:t>c</w:t>
            </w:r>
            <w:r>
              <w:rPr>
                <w:rFonts w:cs="Helvetica"/>
              </w:rPr>
              <w:t xml:space="preserve">_base_func”, “base_func_cov.csv”); </w:t>
            </w:r>
          </w:p>
        </w:tc>
      </w:tr>
      <w:tr w:rsidR="00972F95" w:rsidRPr="00AC5065" w14:paraId="111BECBF" w14:textId="2D57080F" w:rsidTr="00C34CD9">
        <w:tc>
          <w:tcPr>
            <w:tcW w:w="986"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r>
              <w:rPr>
                <w:rFonts w:cs="Helvetica"/>
                <w:b/>
              </w:rPr>
              <w:t>tick_off</w:t>
            </w:r>
            <w:r w:rsidR="006B3F94">
              <w:rPr>
                <w:rFonts w:cs="Helvetica"/>
                <w:b/>
              </w:rPr>
              <w:t>_req_</w:t>
            </w:r>
            <w:proofErr w:type="gramStart"/>
            <w:r w:rsidR="006B3F94">
              <w:rPr>
                <w:rFonts w:cs="Helvetica"/>
                <w:b/>
              </w:rPr>
              <w:t>cov</w:t>
            </w:r>
            <w:r w:rsidR="006B3F94" w:rsidRPr="00154E82">
              <w:rPr>
                <w:rFonts w:cs="Helvetica"/>
              </w:rPr>
              <w:t>(</w:t>
            </w:r>
            <w:proofErr w:type="gramEnd"/>
            <w:r w:rsidR="006B3F94">
              <w:rPr>
                <w:rFonts w:cs="Helvetica"/>
              </w:rPr>
              <w:t>)</w:t>
            </w:r>
          </w:p>
        </w:tc>
        <w:tc>
          <w:tcPr>
            <w:tcW w:w="1698" w:type="pct"/>
          </w:tcPr>
          <w:p w14:paraId="2EC453F2" w14:textId="00D6DB2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2"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(t_test_status)</w:t>
            </w:r>
            <w:r w:rsidR="004D3D68">
              <w:rPr>
                <w:rFonts w:cs="Helvetica"/>
              </w:rPr>
              <w:t xml:space="preserve"> [, msg</w:t>
            </w:r>
            <w:ins w:id="3" w:author="Forfatter">
              <w:r w:rsidR="00A425BB">
                <w:rPr>
                  <w:rFonts w:cs="Helvetica"/>
                </w:rPr>
                <w:t xml:space="preserve"> [, LIST_</w:t>
              </w:r>
              <w:r w:rsidR="00D823A9">
                <w:rPr>
                  <w:rFonts w:cs="Helvetica"/>
                </w:rPr>
                <w:t>SINGLE</w:t>
              </w:r>
              <w:del w:id="4" w:author="Forfatter">
                <w:r w:rsidR="00A425BB" w:rsidDel="00D823A9">
                  <w:rPr>
                    <w:rFonts w:cs="Helvetica"/>
                  </w:rPr>
                  <w:delText>EVERY</w:delText>
                </w:r>
              </w:del>
              <w:r w:rsidR="00A425BB">
                <w:rPr>
                  <w:rFonts w:cs="Helvetica"/>
                </w:rPr>
                <w:t>_TICKOFF (t_extent_tickoff)</w:t>
              </w:r>
            </w:ins>
            <w:r w:rsidR="004D3D68">
              <w:rPr>
                <w:rFonts w:cs="Helvetica"/>
              </w:rPr>
              <w:t xml:space="preserve"> [, scope]]</w:t>
            </w:r>
            <w:r>
              <w:rPr>
                <w:rFonts w:cs="Helvetica"/>
              </w:rPr>
              <w:t>]</w:t>
            </w:r>
          </w:p>
        </w:tc>
        <w:tc>
          <w:tcPr>
            <w:tcW w:w="2316" w:type="pct"/>
          </w:tcPr>
          <w:p w14:paraId="7EDCFABA" w14:textId="564A8DB6" w:rsidR="006B3F94" w:rsidRPr="00154E82" w:rsidRDefault="00133D15" w:rsidP="006B3F94">
            <w:pPr>
              <w:tabs>
                <w:tab w:val="left" w:pos="4820"/>
              </w:tabs>
              <w:spacing w:before="20" w:after="20" w:line="20" w:lineRule="atLeast"/>
              <w:rPr>
                <w:rFonts w:cs="Helvetica"/>
              </w:rPr>
            </w:pPr>
            <w:r>
              <w:rPr>
                <w:rFonts w:cs="Helvetica"/>
              </w:rPr>
              <w:t>tick_off</w:t>
            </w:r>
            <w:r w:rsidR="006B3F94">
              <w:rPr>
                <w:rFonts w:cs="Helvetica"/>
              </w:rPr>
              <w:t>_req_cov(“UART_REQ_4”);</w:t>
            </w:r>
            <w:ins w:id="5" w:author="Forfatter">
              <w:r w:rsidR="00A425BB">
                <w:rPr>
                  <w:rFonts w:cs="Helvetica"/>
                </w:rPr>
                <w:br/>
                <w:t>tick_off_req_</w:t>
              </w:r>
              <w:proofErr w:type="gramStart"/>
              <w:r w:rsidR="00A425BB">
                <w:rPr>
                  <w:rFonts w:cs="Helvetica"/>
                </w:rPr>
                <w:t>cov(</w:t>
              </w:r>
              <w:proofErr w:type="gramEnd"/>
              <w:r w:rsidR="00A425BB">
                <w:rPr>
                  <w:rFonts w:cs="Helvetica"/>
                </w:rPr>
                <w:t>“UART_REQ_4”, PASS, “Monitor”, LIST_SINGLE_TICKOFF);</w:t>
              </w:r>
            </w:ins>
          </w:p>
        </w:tc>
      </w:tr>
      <w:tr w:rsidR="00972F95" w:rsidRPr="00AC5065" w14:paraId="67A1FB83" w14:textId="7E8BC0DE" w:rsidTr="00C34CD9">
        <w:tc>
          <w:tcPr>
            <w:tcW w:w="986"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w:t>
            </w:r>
            <w:proofErr w:type="gramStart"/>
            <w:r>
              <w:rPr>
                <w:rFonts w:cs="Helvetica"/>
                <w:b/>
              </w:rPr>
              <w:t>cov</w:t>
            </w:r>
            <w:r w:rsidRPr="00154E82">
              <w:rPr>
                <w:rFonts w:cs="Helvetica"/>
              </w:rPr>
              <w:t>(</w:t>
            </w:r>
            <w:proofErr w:type="gramEnd"/>
            <w:r w:rsidRPr="00154E82">
              <w:rPr>
                <w:rFonts w:cs="Helvetica"/>
              </w:rPr>
              <w:t>)</w:t>
            </w:r>
          </w:p>
        </w:tc>
        <w:tc>
          <w:tcPr>
            <w:tcW w:w="1698"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316"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w:t>
            </w:r>
            <w:proofErr w:type="gramStart"/>
            <w:r w:rsidR="006B3F94">
              <w:rPr>
                <w:rFonts w:cs="Helvetica"/>
              </w:rPr>
              <w:t>cov(</w:t>
            </w:r>
            <w:proofErr w:type="gramEnd"/>
            <w:r w:rsidR="006B3F94">
              <w:rPr>
                <w:rFonts w:cs="Helvetica"/>
              </w:rPr>
              <w:t>VOID);</w:t>
            </w:r>
          </w:p>
        </w:tc>
      </w:tr>
      <w:tr w:rsidR="00E5108C" w:rsidRPr="00AC5065" w14:paraId="29BA982F" w14:textId="77777777" w:rsidTr="00C34CD9">
        <w:tc>
          <w:tcPr>
            <w:tcW w:w="986" w:type="pct"/>
            <w:shd w:val="clear" w:color="auto" w:fill="auto"/>
          </w:tcPr>
          <w:p w14:paraId="33A428C5" w14:textId="5381A7FD" w:rsidR="00E5108C" w:rsidRDefault="00C34CD9" w:rsidP="00E5108C">
            <w:pPr>
              <w:tabs>
                <w:tab w:val="left" w:pos="4820"/>
              </w:tabs>
              <w:spacing w:before="20" w:after="20" w:line="20" w:lineRule="atLeast"/>
              <w:rPr>
                <w:rFonts w:cs="Helvetica"/>
                <w:b/>
              </w:rPr>
            </w:pPr>
            <w:r>
              <w:rPr>
                <w:rFonts w:cs="Helvetica"/>
                <w:b/>
              </w:rPr>
              <w:t>cond_</w:t>
            </w:r>
            <w:r w:rsidR="00E5108C">
              <w:rPr>
                <w:rFonts w:cs="Helvetica"/>
                <w:b/>
              </w:rPr>
              <w:t>tick_off_req_</w:t>
            </w:r>
            <w:proofErr w:type="gramStart"/>
            <w:r w:rsidR="00E5108C">
              <w:rPr>
                <w:rFonts w:cs="Helvetica"/>
                <w:b/>
              </w:rPr>
              <w:t>cov</w:t>
            </w:r>
            <w:r w:rsidR="00E5108C" w:rsidRPr="00154E82">
              <w:rPr>
                <w:rFonts w:cs="Helvetica"/>
              </w:rPr>
              <w:t>(</w:t>
            </w:r>
            <w:proofErr w:type="gramEnd"/>
            <w:r w:rsidR="00E5108C">
              <w:rPr>
                <w:rFonts w:cs="Helvetica"/>
              </w:rPr>
              <w:t>)</w:t>
            </w:r>
          </w:p>
        </w:tc>
        <w:tc>
          <w:tcPr>
            <w:tcW w:w="1698" w:type="pct"/>
          </w:tcPr>
          <w:p w14:paraId="3BBCDD5E" w14:textId="767BB8BE" w:rsidR="00E5108C" w:rsidRDefault="00E5108C" w:rsidP="00E5108C">
            <w:pPr>
              <w:tabs>
                <w:tab w:val="left" w:pos="4820"/>
              </w:tabs>
              <w:spacing w:before="20" w:after="20" w:line="20" w:lineRule="atLeast"/>
              <w:rPr>
                <w:rFonts w:cs="Helvetica"/>
              </w:rPr>
            </w:pPr>
            <w:r w:rsidRPr="00154E82">
              <w:rPr>
                <w:rFonts w:cs="Helvetica"/>
              </w:rPr>
              <w:t>requirement</w:t>
            </w:r>
            <w:r>
              <w:rPr>
                <w:rFonts w:cs="Helvetica"/>
              </w:rPr>
              <w:t xml:space="preserve"> (string) </w:t>
            </w:r>
            <w:del w:id="6" w:author="Forfatte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(t_test_status) [, msg</w:t>
            </w:r>
            <w:ins w:id="7" w:author="Forfatter">
              <w:r>
                <w:rPr>
                  <w:rFonts w:cs="Helvetica"/>
                </w:rPr>
                <w:t xml:space="preserve"> [, LIST_SINGLE</w:t>
              </w:r>
              <w:del w:id="8" w:author="Forfatter">
                <w:r w:rsidDel="00D823A9">
                  <w:rPr>
                    <w:rFonts w:cs="Helvetica"/>
                  </w:rPr>
                  <w:delText>EVERY</w:delText>
                </w:r>
              </w:del>
              <w:r>
                <w:rPr>
                  <w:rFonts w:cs="Helvetica"/>
                </w:rPr>
                <w:t>_TICKOFF (t_extent_tickoff)</w:t>
              </w:r>
            </w:ins>
            <w:r>
              <w:rPr>
                <w:rFonts w:cs="Helvetica"/>
              </w:rPr>
              <w:t xml:space="preserve"> [, scope]]]</w:t>
            </w:r>
          </w:p>
        </w:tc>
        <w:tc>
          <w:tcPr>
            <w:tcW w:w="2316" w:type="pct"/>
          </w:tcPr>
          <w:p w14:paraId="578523C8" w14:textId="04E96CA4" w:rsidR="00E5108C" w:rsidRDefault="00C34CD9" w:rsidP="00E5108C">
            <w:pPr>
              <w:tabs>
                <w:tab w:val="left" w:pos="4820"/>
              </w:tabs>
              <w:spacing w:before="20" w:after="20" w:line="20" w:lineRule="atLeast"/>
              <w:rPr>
                <w:rFonts w:cs="Helvetica"/>
              </w:rPr>
            </w:pPr>
            <w:r>
              <w:rPr>
                <w:rFonts w:cs="Helvetica"/>
              </w:rPr>
              <w:t>cond_</w:t>
            </w:r>
            <w:r w:rsidR="00E5108C">
              <w:rPr>
                <w:rFonts w:cs="Helvetica"/>
              </w:rPr>
              <w:t>tick_off_req_cov(“UART_REQ_4”);</w:t>
            </w:r>
            <w:ins w:id="9" w:author="Forfatter">
              <w:r w:rsidR="00E5108C">
                <w:rPr>
                  <w:rFonts w:cs="Helvetica"/>
                </w:rPr>
                <w:br/>
              </w:r>
            </w:ins>
            <w:r>
              <w:rPr>
                <w:rFonts w:cs="Helvetica"/>
              </w:rPr>
              <w:t>cond_</w:t>
            </w:r>
            <w:ins w:id="10" w:author="Forfatter">
              <w:r w:rsidR="00E5108C">
                <w:rPr>
                  <w:rFonts w:cs="Helvetica"/>
                </w:rPr>
                <w:t>tick_off_req_</w:t>
              </w:r>
              <w:proofErr w:type="gramStart"/>
              <w:r w:rsidR="00E5108C">
                <w:rPr>
                  <w:rFonts w:cs="Helvetica"/>
                </w:rPr>
                <w:t>cov(</w:t>
              </w:r>
              <w:proofErr w:type="gramEnd"/>
              <w:r w:rsidR="00E5108C">
                <w:rPr>
                  <w:rFonts w:cs="Helvetica"/>
                </w:rPr>
                <w:t>“UART_REQ_4”, PASS, “Monitor”, LIST_SINGLE_TICKOFF);</w:t>
              </w:r>
            </w:ins>
          </w:p>
        </w:tc>
      </w:tr>
      <w:tr w:rsidR="00E5108C" w:rsidRPr="00AC5065" w14:paraId="574659F8" w14:textId="77777777" w:rsidTr="00C34CD9">
        <w:tc>
          <w:tcPr>
            <w:tcW w:w="986" w:type="pct"/>
            <w:shd w:val="clear" w:color="auto" w:fill="auto"/>
          </w:tcPr>
          <w:p w14:paraId="78E8D663" w14:textId="30F76784" w:rsidR="00E5108C" w:rsidRDefault="00E5108C" w:rsidP="00E5108C">
            <w:pPr>
              <w:tabs>
                <w:tab w:val="left" w:pos="4820"/>
              </w:tabs>
              <w:spacing w:before="20" w:after="20" w:line="20" w:lineRule="atLeast"/>
              <w:rPr>
                <w:rFonts w:cs="Helvetica"/>
                <w:b/>
              </w:rPr>
            </w:pPr>
            <w:r>
              <w:rPr>
                <w:rFonts w:cs="Helvetica"/>
                <w:b/>
              </w:rPr>
              <w:t>disable_cond_tick_off_req_</w:t>
            </w:r>
            <w:proofErr w:type="gramStart"/>
            <w:r>
              <w:rPr>
                <w:rFonts w:cs="Helvetica"/>
                <w:b/>
              </w:rPr>
              <w:t>cov(</w:t>
            </w:r>
            <w:proofErr w:type="gramEnd"/>
            <w:r>
              <w:rPr>
                <w:rFonts w:cs="Helvetica"/>
                <w:b/>
              </w:rPr>
              <w:t>)</w:t>
            </w:r>
          </w:p>
        </w:tc>
        <w:tc>
          <w:tcPr>
            <w:tcW w:w="1698" w:type="pct"/>
          </w:tcPr>
          <w:p w14:paraId="17758BA1" w14:textId="1E4AF079" w:rsidR="00E5108C" w:rsidRPr="00154E82" w:rsidRDefault="00E5108C" w:rsidP="00E5108C">
            <w:pPr>
              <w:tabs>
                <w:tab w:val="left" w:pos="4820"/>
              </w:tabs>
              <w:spacing w:before="20" w:after="20" w:line="20" w:lineRule="atLeast"/>
              <w:rPr>
                <w:rFonts w:cs="Helvetica"/>
              </w:rPr>
            </w:pPr>
            <w:r>
              <w:rPr>
                <w:rFonts w:cs="Helvetica"/>
              </w:rPr>
              <w:t>requirement(string)</w:t>
            </w:r>
          </w:p>
        </w:tc>
        <w:tc>
          <w:tcPr>
            <w:tcW w:w="2316" w:type="pct"/>
          </w:tcPr>
          <w:p w14:paraId="137A561D" w14:textId="3BF80A4E" w:rsidR="00E5108C" w:rsidRDefault="00E5108C" w:rsidP="00E5108C">
            <w:pPr>
              <w:tabs>
                <w:tab w:val="left" w:pos="4820"/>
              </w:tabs>
              <w:spacing w:before="20" w:after="20" w:line="20" w:lineRule="atLeast"/>
              <w:rPr>
                <w:rFonts w:cs="Helvetica"/>
              </w:rPr>
            </w:pPr>
            <w:r>
              <w:rPr>
                <w:rFonts w:cs="Helvetica"/>
              </w:rPr>
              <w:t>disable_cond_tick_off_req_cov(“UART_REQ_4”);</w:t>
            </w:r>
          </w:p>
        </w:tc>
      </w:tr>
      <w:tr w:rsidR="00E5108C" w:rsidRPr="00AC5065" w14:paraId="24160D46" w14:textId="77777777" w:rsidTr="00C34CD9">
        <w:tc>
          <w:tcPr>
            <w:tcW w:w="986" w:type="pct"/>
            <w:shd w:val="clear" w:color="auto" w:fill="auto"/>
          </w:tcPr>
          <w:p w14:paraId="363121BE" w14:textId="720014C0" w:rsidR="00E5108C" w:rsidRDefault="00E5108C" w:rsidP="00E5108C">
            <w:pPr>
              <w:tabs>
                <w:tab w:val="left" w:pos="4820"/>
              </w:tabs>
              <w:spacing w:before="20" w:after="20" w:line="20" w:lineRule="atLeast"/>
              <w:rPr>
                <w:rFonts w:cs="Helvetica"/>
                <w:b/>
              </w:rPr>
            </w:pPr>
            <w:r>
              <w:rPr>
                <w:rFonts w:cs="Helvetica"/>
                <w:b/>
              </w:rPr>
              <w:t>enable_cond_tick_off_req_</w:t>
            </w:r>
            <w:proofErr w:type="gramStart"/>
            <w:r>
              <w:rPr>
                <w:rFonts w:cs="Helvetica"/>
                <w:b/>
              </w:rPr>
              <w:t>cov(</w:t>
            </w:r>
            <w:proofErr w:type="gramEnd"/>
            <w:r>
              <w:rPr>
                <w:rFonts w:cs="Helvetica"/>
                <w:b/>
              </w:rPr>
              <w:t>)</w:t>
            </w:r>
          </w:p>
        </w:tc>
        <w:tc>
          <w:tcPr>
            <w:tcW w:w="1698" w:type="pct"/>
          </w:tcPr>
          <w:p w14:paraId="15E858DB" w14:textId="0829053C" w:rsidR="00E5108C" w:rsidRPr="00154E82" w:rsidRDefault="00E5108C" w:rsidP="00E5108C">
            <w:pPr>
              <w:tabs>
                <w:tab w:val="left" w:pos="4820"/>
              </w:tabs>
              <w:spacing w:before="20" w:after="20" w:line="20" w:lineRule="atLeast"/>
              <w:rPr>
                <w:rFonts w:cs="Helvetica"/>
              </w:rPr>
            </w:pPr>
            <w:r>
              <w:rPr>
                <w:rFonts w:cs="Helvetica"/>
              </w:rPr>
              <w:t>requirement (string)</w:t>
            </w:r>
          </w:p>
        </w:tc>
        <w:tc>
          <w:tcPr>
            <w:tcW w:w="2316" w:type="pct"/>
          </w:tcPr>
          <w:p w14:paraId="0DA59371" w14:textId="28BA8F76" w:rsidR="00E5108C" w:rsidRDefault="00E5108C" w:rsidP="00E5108C">
            <w:pPr>
              <w:tabs>
                <w:tab w:val="left" w:pos="4820"/>
              </w:tabs>
              <w:spacing w:before="20" w:after="20" w:line="20" w:lineRule="atLeast"/>
              <w:rPr>
                <w:rFonts w:cs="Helvetica"/>
              </w:rPr>
            </w:pPr>
            <w:r>
              <w:rPr>
                <w:rFonts w:cs="Helvetica"/>
              </w:rPr>
              <w:t>enable_cond_tick_off_req_cov(“UART_REQ_4”);</w:t>
            </w:r>
          </w:p>
        </w:tc>
      </w:tr>
      <w:bookmarkEnd w:id="0"/>
    </w:tbl>
    <w:p w14:paraId="608C6DF6" w14:textId="77777777" w:rsidR="00972F95" w:rsidRDefault="00972F95" w:rsidP="00972F95">
      <w:pPr>
        <w:pStyle w:val="Overskrift1"/>
        <w:numPr>
          <w:ilvl w:val="0"/>
          <w:numId w:val="0"/>
        </w:numPr>
        <w:ind w:left="432"/>
      </w:pPr>
    </w:p>
    <w:p w14:paraId="3C58E12E" w14:textId="6066BDCE"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645DAD58" w:rsidR="0029702C" w:rsidRDefault="003F5BE8" w:rsidP="006A398C">
      <w:pPr>
        <w:pStyle w:val="Undertittel"/>
        <w:spacing w:after="40"/>
        <w:rPr>
          <w:rFonts w:ascii="Arial" w:hAnsi="Arial" w:cs="Arial"/>
          <w:b/>
          <w:bCs/>
          <w:i/>
          <w:color w:val="auto"/>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5D3AFE" w:rsidRPr="005D3AFE">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2E58CCC7" w14:textId="6182385B" w:rsidR="00972F95" w:rsidRDefault="00972F95">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C39B88F">
            <wp:simplePos x="0" y="0"/>
            <wp:positionH relativeFrom="margin">
              <wp:posOffset>8912368</wp:posOffset>
            </wp:positionH>
            <wp:positionV relativeFrom="paragraph">
              <wp:posOffset>1000306</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3530D1C" w14:textId="37E18398" w:rsidR="001D6424" w:rsidRPr="00C14779" w:rsidRDefault="003A6C6D" w:rsidP="001D6424">
      <w:pPr>
        <w:pStyle w:val="Overskrift1"/>
      </w:pPr>
      <w:bookmarkStart w:id="11" w:name="_Ref50464941"/>
      <w:r>
        <w:lastRenderedPageBreak/>
        <w:t xml:space="preserve">Formats of Input and Intermediate </w:t>
      </w:r>
      <w:r w:rsidR="0029702C" w:rsidRPr="00DF6B44">
        <w:t>File</w:t>
      </w:r>
      <w:r>
        <w:t>s</w:t>
      </w:r>
      <w:bookmarkEnd w:id="11"/>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 xml:space="preserve">‘req_list’),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r>
              <w:rPr>
                <w:rFonts w:ascii="Arial" w:hAnsi="Arial" w:cs="Arial"/>
                <w:b/>
                <w:bCs/>
                <w:sz w:val="16"/>
                <w:szCs w:val="16"/>
              </w:rPr>
              <w:t>part</w:t>
            </w:r>
            <w:r w:rsidRPr="00AC5065">
              <w:rPr>
                <w:rFonts w:ascii="Arial" w:hAnsi="Arial" w:cs="Arial"/>
                <w:b/>
                <w:bCs/>
                <w:sz w:val="16"/>
                <w:szCs w:val="16"/>
              </w:rPr>
              <w:t>_cov’),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24BE1E17" w:rsidR="001D6424" w:rsidRPr="00AC5065" w:rsidRDefault="00805C29" w:rsidP="0029702C">
      <w:pPr>
        <w:rPr>
          <w:rFonts w:ascii="Arial" w:hAnsi="Arial" w:cs="Arial"/>
          <w:sz w:val="8"/>
        </w:rPr>
      </w:pPr>
      <w:ins w:id="12" w:author="Forfatter">
        <w:r>
          <w:rPr>
            <w:noProof/>
          </w:rPr>
          <mc:AlternateContent>
            <mc:Choice Requires="wps">
              <w:drawing>
                <wp:anchor distT="0" distB="0" distL="114300" distR="114300" simplePos="0" relativeHeight="251702784" behindDoc="0" locked="0" layoutInCell="1" allowOverlap="1" wp14:anchorId="2F4107C1" wp14:editId="7F4C1AD2">
                  <wp:simplePos x="0" y="0"/>
                  <wp:positionH relativeFrom="column">
                    <wp:posOffset>7391</wp:posOffset>
                  </wp:positionH>
                  <wp:positionV relativeFrom="paragraph">
                    <wp:posOffset>1244422</wp:posOffset>
                  </wp:positionV>
                  <wp:extent cx="9577143" cy="419725"/>
                  <wp:effectExtent l="0" t="0" r="0" b="0"/>
                  <wp:wrapNone/>
                  <wp:docPr id="8" name="Tekstboks 8"/>
                  <wp:cNvGraphicFramePr/>
                  <a:graphic xmlns:a="http://schemas.openxmlformats.org/drawingml/2006/main">
                    <a:graphicData uri="http://schemas.microsoft.com/office/word/2010/wordprocessingShape">
                      <wps:wsp>
                        <wps:cNvSpPr txBox="1"/>
                        <wps:spPr>
                          <a:xfrm>
                            <a:off x="0" y="0"/>
                            <a:ext cx="9577143" cy="419725"/>
                          </a:xfrm>
                          <a:prstGeom prst="rect">
                            <a:avLst/>
                          </a:prstGeom>
                          <a:solidFill>
                            <a:schemeClr val="lt1"/>
                          </a:solidFill>
                          <a:ln w="6350">
                            <a:noFill/>
                          </a:ln>
                        </wps:spPr>
                        <wps:txbx>
                          <w:txbxContent>
                            <w:p w14:paraId="38C830C2" w14:textId="0BAC5813"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5D3AFE">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6pt;margin-top:98pt;width:754.1pt;height:33.0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" fillcolor="white [3201]" stroked="f" strokeweight=".5pt">
                  <v:textbox>
                    <w:txbxContent>
                      <w:p w14:paraId="38C830C2" w14:textId="0BAC5813"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5D3AFE">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13" w:author="Forfatter"/>
        </w:trPr>
        <w:tc>
          <w:tcPr>
            <w:tcW w:w="963" w:type="dxa"/>
            <w:shd w:val="clear" w:color="auto" w:fill="F2F2F2" w:themeFill="background1" w:themeFillShade="F2"/>
          </w:tcPr>
          <w:p w14:paraId="60A65BDE" w14:textId="77777777" w:rsidR="00805C29" w:rsidRPr="00AC5065" w:rsidRDefault="00805C29" w:rsidP="00805C29">
            <w:pPr>
              <w:rPr>
                <w:ins w:id="14" w:author="Forfatter"/>
                <w:rFonts w:ascii="Arial" w:hAnsi="Arial" w:cs="Arial"/>
                <w:b/>
                <w:sz w:val="16"/>
                <w:szCs w:val="16"/>
              </w:rPr>
            </w:pPr>
            <w:ins w:id="15"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16" w:author="Forfatter"/>
                <w:rFonts w:ascii="Arial" w:hAnsi="Arial" w:cs="Arial"/>
                <w:b/>
                <w:bCs/>
                <w:sz w:val="16"/>
                <w:szCs w:val="16"/>
              </w:rPr>
            </w:pPr>
            <w:ins w:id="17" w:author="Forfatter">
              <w:r w:rsidRPr="00AC5065">
                <w:rPr>
                  <w:rFonts w:ascii="Arial" w:hAnsi="Arial" w:cs="Arial"/>
                  <w:b/>
                  <w:bCs/>
                  <w:sz w:val="16"/>
                  <w:szCs w:val="16"/>
                </w:rPr>
                <w:t>Optional: Requirement map file (‘req_map’</w:t>
              </w:r>
              <w:proofErr w:type="gramStart"/>
              <w:r w:rsidRPr="00AC5065">
                <w:rPr>
                  <w:rFonts w:ascii="Arial" w:hAnsi="Arial" w:cs="Arial"/>
                  <w:b/>
                  <w:bCs/>
                  <w:sz w:val="16"/>
                  <w:szCs w:val="16"/>
                </w:rPr>
                <w:t>) ,</w:t>
              </w:r>
              <w:proofErr w:type="gramEnd"/>
              <w:r w:rsidRPr="00AC5065">
                <w:rPr>
                  <w:rFonts w:ascii="Arial" w:hAnsi="Arial" w:cs="Arial"/>
                  <w:b/>
                  <w:bCs/>
                  <w:sz w:val="16"/>
                  <w:szCs w:val="16"/>
                </w:rPr>
                <w:t xml:space="preserve"> CSV</w:t>
              </w:r>
            </w:ins>
          </w:p>
        </w:tc>
        <w:tc>
          <w:tcPr>
            <w:tcW w:w="4819" w:type="dxa"/>
          </w:tcPr>
          <w:p w14:paraId="6D6E5714" w14:textId="77777777" w:rsidR="00805C29" w:rsidRPr="00AC5065" w:rsidRDefault="00805C29" w:rsidP="00805C29">
            <w:pPr>
              <w:rPr>
                <w:ins w:id="18" w:author="Forfatter"/>
                <w:rFonts w:ascii="Arial" w:hAnsi="Arial" w:cs="Arial"/>
                <w:b/>
                <w:bCs/>
                <w:sz w:val="16"/>
                <w:szCs w:val="16"/>
              </w:rPr>
            </w:pPr>
            <w:ins w:id="19"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‘part</w:t>
              </w:r>
              <w:r w:rsidRPr="00AC5065">
                <w:rPr>
                  <w:rFonts w:ascii="Arial" w:hAnsi="Arial" w:cs="Arial"/>
                  <w:b/>
                  <w:bCs/>
                  <w:sz w:val="16"/>
                  <w:szCs w:val="16"/>
                </w:rPr>
                <w:t>_cov_list’), TXT</w:t>
              </w:r>
            </w:ins>
          </w:p>
        </w:tc>
        <w:tc>
          <w:tcPr>
            <w:tcW w:w="4219" w:type="dxa"/>
          </w:tcPr>
          <w:p w14:paraId="3D0F8856" w14:textId="32D3C849" w:rsidR="00805C29" w:rsidRPr="00AC5065" w:rsidRDefault="00805C29" w:rsidP="00805C29">
            <w:pPr>
              <w:rPr>
                <w:ins w:id="20" w:author="Forfatter"/>
                <w:rFonts w:ascii="Arial" w:hAnsi="Arial" w:cs="Arial"/>
                <w:b/>
                <w:bCs/>
                <w:sz w:val="16"/>
                <w:szCs w:val="16"/>
              </w:rPr>
            </w:pPr>
            <w:ins w:id="21" w:author="Forfatter">
              <w:r w:rsidRPr="00AC5065">
                <w:rPr>
                  <w:rFonts w:ascii="Arial" w:hAnsi="Arial" w:cs="Arial"/>
                  <w:b/>
                  <w:bCs/>
                  <w:sz w:val="16"/>
                  <w:szCs w:val="16"/>
                </w:rPr>
                <w:t>Optional: Script config file, TXT</w:t>
              </w:r>
            </w:ins>
          </w:p>
        </w:tc>
      </w:tr>
      <w:tr w:rsidR="00805C29" w:rsidRPr="00AC5065" w14:paraId="1F00FB3C" w14:textId="77777777" w:rsidTr="00805C29">
        <w:trPr>
          <w:ins w:id="22" w:author="Forfatter"/>
        </w:trPr>
        <w:tc>
          <w:tcPr>
            <w:tcW w:w="963" w:type="dxa"/>
            <w:shd w:val="clear" w:color="auto" w:fill="F2F2F2" w:themeFill="background1" w:themeFillShade="F2"/>
          </w:tcPr>
          <w:p w14:paraId="251A336D" w14:textId="77777777" w:rsidR="00805C29" w:rsidRPr="00AC5065" w:rsidRDefault="00805C29" w:rsidP="00805C29">
            <w:pPr>
              <w:rPr>
                <w:ins w:id="23" w:author="Forfatter"/>
                <w:rFonts w:ascii="Arial" w:hAnsi="Arial" w:cs="Arial"/>
                <w:b/>
                <w:sz w:val="16"/>
                <w:szCs w:val="16"/>
              </w:rPr>
            </w:pPr>
            <w:ins w:id="24"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25" w:author="Forfatter"/>
                <w:rFonts w:ascii="Arial" w:hAnsi="Arial" w:cs="Arial"/>
                <w:i/>
                <w:sz w:val="16"/>
                <w:szCs w:val="16"/>
              </w:rPr>
            </w:pPr>
            <w:ins w:id="26"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27" w:author="Forfatter"/>
                <w:rFonts w:ascii="Arial" w:hAnsi="Arial" w:cs="Arial"/>
                <w:i/>
                <w:sz w:val="16"/>
                <w:szCs w:val="16"/>
              </w:rPr>
            </w:pPr>
            <w:ins w:id="28" w:author="Forfatter">
              <w:r w:rsidRPr="00AC5065">
                <w:rPr>
                  <w:rFonts w:ascii="Arial" w:hAnsi="Arial" w:cs="Arial"/>
                  <w:i/>
                  <w:sz w:val="16"/>
                  <w:szCs w:val="16"/>
                </w:rPr>
                <w:t>Optional input to run_spec_cov.py</w:t>
              </w:r>
            </w:ins>
          </w:p>
        </w:tc>
        <w:tc>
          <w:tcPr>
            <w:tcW w:w="4219" w:type="dxa"/>
          </w:tcPr>
          <w:p w14:paraId="65C3AE42" w14:textId="31574A4B" w:rsidR="00805C29" w:rsidRPr="00AC5065" w:rsidRDefault="00805C29" w:rsidP="00805C29">
            <w:pPr>
              <w:rPr>
                <w:ins w:id="29" w:author="Forfatter"/>
                <w:rFonts w:ascii="Arial" w:hAnsi="Arial" w:cs="Arial"/>
                <w:i/>
                <w:sz w:val="16"/>
                <w:szCs w:val="16"/>
              </w:rPr>
            </w:pPr>
            <w:ins w:id="30" w:author="Forfatter">
              <w:r w:rsidRPr="00AC5065">
                <w:rPr>
                  <w:rFonts w:ascii="Arial" w:hAnsi="Arial" w:cs="Arial"/>
                  <w:i/>
                  <w:sz w:val="16"/>
                  <w:szCs w:val="16"/>
                </w:rPr>
                <w:t>Optional input to run_spec_cov.py</w:t>
              </w:r>
            </w:ins>
          </w:p>
        </w:tc>
      </w:tr>
      <w:tr w:rsidR="00805C29" w:rsidRPr="00AC5065" w14:paraId="20148CCB" w14:textId="77777777" w:rsidTr="00805C29">
        <w:trPr>
          <w:ins w:id="31" w:author="Forfatter"/>
        </w:trPr>
        <w:tc>
          <w:tcPr>
            <w:tcW w:w="963" w:type="dxa"/>
            <w:shd w:val="clear" w:color="auto" w:fill="F2F2F2" w:themeFill="background1" w:themeFillShade="F2"/>
          </w:tcPr>
          <w:p w14:paraId="03B2FDCC" w14:textId="77777777" w:rsidR="00805C29" w:rsidRPr="00AC5065" w:rsidRDefault="00805C29" w:rsidP="00805C29">
            <w:pPr>
              <w:rPr>
                <w:ins w:id="32" w:author="Forfatter"/>
                <w:rFonts w:ascii="Arial" w:hAnsi="Arial" w:cs="Arial"/>
                <w:b/>
                <w:sz w:val="16"/>
                <w:szCs w:val="16"/>
              </w:rPr>
            </w:pPr>
            <w:ins w:id="33"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34" w:author="Forfatter"/>
                <w:rFonts w:ascii="Arial" w:hAnsi="Arial" w:cs="Arial"/>
                <w:i/>
                <w:sz w:val="16"/>
                <w:szCs w:val="16"/>
              </w:rPr>
            </w:pPr>
            <w:ins w:id="35" w:author="Forfatte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 label”, “mapped req label” [, “mapped req label”]</w:t>
              </w:r>
            </w:ins>
          </w:p>
          <w:p w14:paraId="37734AC2" w14:textId="77777777" w:rsidR="00805C29" w:rsidRPr="00AC5065" w:rsidRDefault="00805C29" w:rsidP="00805C29">
            <w:pPr>
              <w:rPr>
                <w:ins w:id="36" w:author="Forfatter"/>
                <w:rFonts w:ascii="Arial" w:hAnsi="Arial" w:cs="Arial"/>
                <w:i/>
                <w:sz w:val="16"/>
                <w:szCs w:val="16"/>
              </w:rPr>
            </w:pPr>
            <w:ins w:id="37" w:author="Forfatter">
              <w:r w:rsidRPr="00AC5065">
                <w:rPr>
                  <w:rFonts w:ascii="Arial" w:hAnsi="Arial" w:cs="Arial"/>
                  <w:i/>
                  <w:sz w:val="16"/>
                  <w:szCs w:val="16"/>
                </w:rPr>
                <w:t xml:space="preserve">Alt </w:t>
              </w:r>
              <w:proofErr w:type="gramStart"/>
              <w:r w:rsidRPr="00AC5065">
                <w:rPr>
                  <w:rFonts w:ascii="Arial" w:hAnsi="Arial" w:cs="Arial"/>
                  <w:i/>
                  <w:sz w:val="16"/>
                  <w:szCs w:val="16"/>
                </w:rPr>
                <w:t>b)  “</w:t>
              </w:r>
              <w:proofErr w:type="gramEnd"/>
              <w:r w:rsidRPr="00AC5065">
                <w:rPr>
                  <w:rFonts w:ascii="Arial" w:hAnsi="Arial" w:cs="Arial"/>
                  <w:i/>
                  <w:sz w:val="16"/>
                  <w:szCs w:val="16"/>
                </w:rPr>
                <w:t>Requirement label”, “sub-req label”, “sub-req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38" w:author="Forfatter"/>
                <w:rFonts w:ascii="Arial" w:hAnsi="Arial" w:cs="Arial"/>
                <w:i/>
                <w:sz w:val="16"/>
                <w:szCs w:val="16"/>
              </w:rPr>
            </w:pPr>
            <w:ins w:id="39" w:author="Forfatter">
              <w:r w:rsidRPr="00AC5065">
                <w:rPr>
                  <w:rFonts w:ascii="Arial" w:hAnsi="Arial" w:cs="Arial"/>
                  <w:i/>
                  <w:sz w:val="16"/>
                  <w:szCs w:val="16"/>
                </w:rPr>
                <w:t>“</w:t>
              </w:r>
              <w:proofErr w:type="gramStart"/>
              <w:r w:rsidRPr="00AC5065">
                <w:rPr>
                  <w:rFonts w:ascii="Arial" w:hAnsi="Arial" w:cs="Arial"/>
                  <w:i/>
                  <w:sz w:val="16"/>
                  <w:szCs w:val="16"/>
                </w:rPr>
                <w:t>path</w:t>
              </w:r>
              <w:proofErr w:type="gramEnd"/>
              <w:r w:rsidRPr="00AC5065">
                <w:rPr>
                  <w:rFonts w:ascii="Arial" w:hAnsi="Arial" w:cs="Arial"/>
                  <w:i/>
                  <w:sz w:val="16"/>
                  <w:szCs w:val="16"/>
                </w:rPr>
                <w:t xml:space="preserve">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40" w:author="Forfatter"/>
                <w:rFonts w:ascii="Arial" w:hAnsi="Arial" w:cs="Arial"/>
                <w:i/>
                <w:sz w:val="16"/>
                <w:szCs w:val="16"/>
              </w:rPr>
            </w:pPr>
            <w:ins w:id="41" w:author="Forfatter">
              <w:r w:rsidRPr="00AC5065">
                <w:rPr>
                  <w:rFonts w:ascii="Arial" w:hAnsi="Arial" w:cs="Arial"/>
                  <w:i/>
                  <w:sz w:val="16"/>
                  <w:szCs w:val="16"/>
                </w:rPr>
                <w:t>“</w:t>
              </w:r>
              <w:proofErr w:type="gramStart"/>
              <w:r w:rsidRPr="00AC5065">
                <w:rPr>
                  <w:rFonts w:ascii="Arial" w:hAnsi="Arial" w:cs="Arial"/>
                  <w:i/>
                  <w:sz w:val="16"/>
                  <w:szCs w:val="16"/>
                </w:rPr>
                <w:t>path</w:t>
              </w:r>
              <w:proofErr w:type="gramEnd"/>
              <w:r w:rsidRPr="00AC5065">
                <w:rPr>
                  <w:rFonts w:ascii="Arial" w:hAnsi="Arial" w:cs="Arial"/>
                  <w:i/>
                  <w:sz w:val="16"/>
                  <w:szCs w:val="16"/>
                </w:rPr>
                <w:t xml:space="preserve">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42" w:author="Forfatter"/>
                <w:rFonts w:ascii="Arial" w:hAnsi="Arial" w:cs="Arial"/>
                <w:i/>
                <w:sz w:val="16"/>
                <w:szCs w:val="16"/>
              </w:rPr>
            </w:pPr>
            <w:ins w:id="43"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346CF891" w:rsidR="00805C29" w:rsidRPr="00AC5065" w:rsidRDefault="00805C29" w:rsidP="00805C29">
            <w:pPr>
              <w:rPr>
                <w:ins w:id="44" w:author="Forfatter"/>
                <w:rFonts w:ascii="Arial" w:hAnsi="Arial" w:cs="Arial"/>
                <w:i/>
                <w:sz w:val="16"/>
                <w:szCs w:val="16"/>
              </w:rPr>
            </w:pPr>
            <w:ins w:id="45"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46" w:author="Forfatter"/>
                <w:rFonts w:ascii="Arial" w:hAnsi="Arial" w:cs="Arial"/>
                <w:i/>
                <w:sz w:val="16"/>
                <w:szCs w:val="16"/>
              </w:rPr>
            </w:pPr>
            <w:ins w:id="47"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48" w:author="Forfatter"/>
        </w:trPr>
        <w:tc>
          <w:tcPr>
            <w:tcW w:w="963" w:type="dxa"/>
            <w:shd w:val="clear" w:color="auto" w:fill="F2F2F2" w:themeFill="background1" w:themeFillShade="F2"/>
          </w:tcPr>
          <w:p w14:paraId="4F6A1A2B" w14:textId="77777777" w:rsidR="00805C29" w:rsidRPr="00AC5065" w:rsidRDefault="00805C29" w:rsidP="00805C29">
            <w:pPr>
              <w:rPr>
                <w:ins w:id="49" w:author="Forfatter"/>
                <w:rFonts w:ascii="Arial" w:hAnsi="Arial" w:cs="Arial"/>
                <w:b/>
                <w:sz w:val="16"/>
                <w:szCs w:val="16"/>
              </w:rPr>
            </w:pPr>
            <w:ins w:id="50"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51" w:author="Forfatter"/>
                <w:rFonts w:ascii="Arial" w:hAnsi="Arial" w:cs="Arial"/>
                <w:sz w:val="16"/>
                <w:szCs w:val="16"/>
                <w:lang w:val="pt-BR"/>
              </w:rPr>
            </w:pPr>
            <w:ins w:id="52" w:author="Forfatter">
              <w:r w:rsidRPr="00AC5065">
                <w:rPr>
                  <w:rFonts w:ascii="Arial" w:hAnsi="Arial" w:cs="Arial"/>
                  <w:sz w:val="16"/>
                  <w:szCs w:val="16"/>
                  <w:lang w:val="pt-BR"/>
                </w:rPr>
                <w:t>FPGA_REQ_1, FPGA_REQ_</w:t>
              </w:r>
              <w:proofErr w:type="gramStart"/>
              <w:r w:rsidRPr="00AC5065">
                <w:rPr>
                  <w:rFonts w:ascii="Arial" w:hAnsi="Arial" w:cs="Arial"/>
                  <w:sz w:val="16"/>
                  <w:szCs w:val="16"/>
                  <w:lang w:val="pt-BR"/>
                </w:rPr>
                <w:t>1.a</w:t>
              </w:r>
              <w:proofErr w:type="gramEnd"/>
              <w:r w:rsidRPr="00AC5065">
                <w:rPr>
                  <w:rFonts w:ascii="Arial" w:hAnsi="Arial" w:cs="Arial"/>
                  <w:sz w:val="16"/>
                  <w:szCs w:val="16"/>
                  <w:lang w:val="pt-BR"/>
                </w:rPr>
                <w:t>, FPGA_REQ_1.b</w:t>
              </w:r>
            </w:ins>
          </w:p>
        </w:tc>
        <w:tc>
          <w:tcPr>
            <w:tcW w:w="4819" w:type="dxa"/>
          </w:tcPr>
          <w:p w14:paraId="62A3B678" w14:textId="77777777" w:rsidR="00805C29" w:rsidRPr="00AC5065" w:rsidRDefault="00805C29" w:rsidP="00805C29">
            <w:pPr>
              <w:rPr>
                <w:ins w:id="53" w:author="Forfatter"/>
                <w:rFonts w:ascii="Arial" w:hAnsi="Arial" w:cs="Arial"/>
                <w:sz w:val="16"/>
                <w:szCs w:val="16"/>
              </w:rPr>
            </w:pPr>
            <w:ins w:id="54"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55" w:author="Forfatter"/>
                <w:rFonts w:ascii="Arial" w:hAnsi="Arial" w:cs="Arial"/>
                <w:sz w:val="16"/>
                <w:szCs w:val="16"/>
              </w:rPr>
            </w:pPr>
            <w:ins w:id="56" w:author="Forfatter">
              <w:r w:rsidRPr="00AC5065">
                <w:rPr>
                  <w:rFonts w:ascii="Arial" w:hAnsi="Arial" w:cs="Arial"/>
                  <w:sz w:val="16"/>
                  <w:szCs w:val="16"/>
                </w:rPr>
                <w:t>../my_sim_dir/</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57" w:author="Forfatter"/>
                <w:rFonts w:ascii="Arial" w:hAnsi="Arial" w:cs="Arial"/>
                <w:sz w:val="16"/>
                <w:szCs w:val="16"/>
              </w:rPr>
            </w:pPr>
            <w:ins w:id="58"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59" w:author="Forfatter"/>
                <w:rFonts w:ascii="Arial" w:hAnsi="Arial" w:cs="Arial"/>
                <w:sz w:val="16"/>
                <w:szCs w:val="16"/>
              </w:rPr>
            </w:pPr>
            <w:ins w:id="60" w:author="Forfatter">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61" w:author="Forfatter"/>
                <w:rFonts w:ascii="Arial" w:hAnsi="Arial" w:cs="Arial"/>
                <w:sz w:val="16"/>
                <w:szCs w:val="16"/>
              </w:rPr>
            </w:pPr>
            <w:ins w:id="62"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63" w:author="Forfatter"/>
                <w:rFonts w:ascii="Arial" w:hAnsi="Arial" w:cs="Arial"/>
                <w:sz w:val="16"/>
                <w:szCs w:val="16"/>
              </w:rPr>
            </w:pPr>
            <w:ins w:id="64"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65" w:author="Forfatter"/>
                <w:rFonts w:ascii="Arial" w:hAnsi="Arial" w:cs="Arial"/>
                <w:sz w:val="16"/>
                <w:szCs w:val="16"/>
              </w:rPr>
            </w:pPr>
            <w:ins w:id="66"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1F2BF6A0"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67"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68" w:author="Forfatter"/>
                <w:rFonts w:ascii="Arial" w:hAnsi="Arial" w:cs="Arial"/>
                <w:b/>
                <w:sz w:val="16"/>
                <w:szCs w:val="16"/>
              </w:rPr>
            </w:pPr>
            <w:bookmarkStart w:id="69" w:name="_Hlk528652331"/>
            <w:del w:id="70"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71" w:author="Forfatter"/>
                <w:rFonts w:ascii="Arial" w:hAnsi="Arial" w:cs="Arial"/>
                <w:b/>
                <w:bCs/>
                <w:sz w:val="16"/>
                <w:szCs w:val="16"/>
              </w:rPr>
            </w:pPr>
            <w:del w:id="72"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73" w:author="Forfatter"/>
                <w:rFonts w:ascii="Arial" w:hAnsi="Arial" w:cs="Arial"/>
                <w:b/>
                <w:bCs/>
                <w:sz w:val="16"/>
                <w:szCs w:val="16"/>
              </w:rPr>
            </w:pPr>
            <w:del w:id="74"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75" w:author="Forfatter"/>
                <w:rFonts w:ascii="Arial" w:hAnsi="Arial" w:cs="Arial"/>
                <w:b/>
                <w:bCs/>
                <w:sz w:val="16"/>
                <w:szCs w:val="16"/>
              </w:rPr>
            </w:pPr>
            <w:del w:id="76"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77"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78" w:author="Forfatter"/>
                <w:rFonts w:ascii="Arial" w:hAnsi="Arial" w:cs="Arial"/>
                <w:b/>
                <w:sz w:val="16"/>
                <w:szCs w:val="16"/>
              </w:rPr>
            </w:pPr>
            <w:del w:id="79"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80" w:author="Forfatter"/>
                <w:rFonts w:ascii="Arial" w:hAnsi="Arial" w:cs="Arial"/>
                <w:i/>
                <w:sz w:val="16"/>
                <w:szCs w:val="16"/>
              </w:rPr>
            </w:pPr>
            <w:del w:id="81"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82" w:author="Forfatter"/>
                <w:rFonts w:ascii="Arial" w:hAnsi="Arial" w:cs="Arial"/>
                <w:i/>
                <w:sz w:val="16"/>
                <w:szCs w:val="16"/>
              </w:rPr>
            </w:pPr>
            <w:del w:id="83"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84" w:author="Forfatter"/>
                <w:rFonts w:ascii="Arial" w:hAnsi="Arial" w:cs="Arial"/>
                <w:i/>
                <w:sz w:val="16"/>
                <w:szCs w:val="16"/>
              </w:rPr>
            </w:pPr>
            <w:del w:id="85"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86"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87" w:author="Forfatter"/>
                <w:rFonts w:ascii="Arial" w:hAnsi="Arial" w:cs="Arial"/>
                <w:b/>
                <w:sz w:val="16"/>
                <w:szCs w:val="16"/>
              </w:rPr>
            </w:pPr>
            <w:del w:id="88"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89" w:author="Forfatter"/>
                <w:rFonts w:ascii="Arial" w:hAnsi="Arial" w:cs="Arial"/>
                <w:i/>
                <w:sz w:val="16"/>
                <w:szCs w:val="16"/>
              </w:rPr>
            </w:pPr>
            <w:del w:id="90"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91" w:author="Forfatter"/>
                <w:rFonts w:ascii="Arial" w:hAnsi="Arial" w:cs="Arial"/>
                <w:i/>
                <w:sz w:val="16"/>
                <w:szCs w:val="16"/>
              </w:rPr>
            </w:pPr>
            <w:del w:id="92"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93" w:author="Forfatter"/>
                <w:rFonts w:ascii="Arial" w:hAnsi="Arial" w:cs="Arial"/>
                <w:i/>
                <w:sz w:val="16"/>
                <w:szCs w:val="16"/>
              </w:rPr>
            </w:pPr>
            <w:del w:id="94"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95" w:author="Forfatter"/>
                <w:rFonts w:ascii="Arial" w:hAnsi="Arial" w:cs="Arial"/>
                <w:i/>
                <w:sz w:val="16"/>
                <w:szCs w:val="16"/>
              </w:rPr>
            </w:pPr>
            <w:del w:id="96"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97" w:author="Forfatter"/>
                <w:rFonts w:ascii="Arial" w:hAnsi="Arial" w:cs="Arial"/>
                <w:i/>
                <w:sz w:val="16"/>
                <w:szCs w:val="16"/>
              </w:rPr>
            </w:pPr>
            <w:del w:id="98"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99" w:author="Forfatter"/>
                <w:rFonts w:ascii="Arial" w:hAnsi="Arial" w:cs="Arial"/>
                <w:i/>
                <w:sz w:val="16"/>
                <w:szCs w:val="16"/>
              </w:rPr>
            </w:pPr>
            <w:del w:id="100"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01" w:author="Forfatter"/>
                <w:rFonts w:ascii="Arial" w:hAnsi="Arial" w:cs="Arial"/>
                <w:i/>
                <w:sz w:val="16"/>
                <w:szCs w:val="16"/>
              </w:rPr>
            </w:pPr>
            <w:del w:id="102"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03"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04" w:author="Forfatter"/>
                <w:rFonts w:ascii="Arial" w:hAnsi="Arial" w:cs="Arial"/>
                <w:b/>
                <w:sz w:val="16"/>
                <w:szCs w:val="16"/>
              </w:rPr>
            </w:pPr>
            <w:del w:id="105"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06" w:author="Forfatter"/>
                <w:rFonts w:ascii="Arial" w:hAnsi="Arial" w:cs="Arial"/>
                <w:sz w:val="16"/>
                <w:szCs w:val="16"/>
                <w:lang w:val="pt-BR"/>
              </w:rPr>
            </w:pPr>
            <w:del w:id="107"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08" w:author="Forfatter"/>
                <w:rFonts w:ascii="Arial" w:hAnsi="Arial" w:cs="Arial"/>
                <w:sz w:val="16"/>
                <w:szCs w:val="16"/>
              </w:rPr>
            </w:pPr>
            <w:del w:id="109"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10" w:author="Forfatter"/>
                <w:rFonts w:ascii="Arial" w:hAnsi="Arial" w:cs="Arial"/>
                <w:sz w:val="16"/>
                <w:szCs w:val="16"/>
              </w:rPr>
            </w:pPr>
            <w:del w:id="111"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12" w:author="Forfatter"/>
                <w:rFonts w:ascii="Arial" w:hAnsi="Arial" w:cs="Arial"/>
                <w:sz w:val="16"/>
                <w:szCs w:val="16"/>
              </w:rPr>
            </w:pPr>
            <w:del w:id="113"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14" w:author="Forfatter"/>
                <w:rFonts w:ascii="Arial" w:hAnsi="Arial" w:cs="Arial"/>
                <w:sz w:val="16"/>
                <w:szCs w:val="16"/>
              </w:rPr>
            </w:pPr>
            <w:del w:id="115"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16" w:author="Forfatter"/>
                <w:rFonts w:ascii="Arial" w:hAnsi="Arial" w:cs="Arial"/>
                <w:sz w:val="16"/>
                <w:szCs w:val="16"/>
              </w:rPr>
            </w:pPr>
            <w:del w:id="117"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18" w:author="Forfatter"/>
                <w:rFonts w:ascii="Arial" w:hAnsi="Arial" w:cs="Arial"/>
                <w:sz w:val="16"/>
                <w:szCs w:val="16"/>
              </w:rPr>
            </w:pPr>
            <w:del w:id="119"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20" w:author="Forfatter"/>
                <w:rFonts w:ascii="Arial" w:hAnsi="Arial" w:cs="Arial"/>
                <w:sz w:val="16"/>
                <w:szCs w:val="16"/>
              </w:rPr>
            </w:pPr>
            <w:del w:id="121"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bookmarkEnd w:id="69"/>
    </w:tbl>
    <w:p w14:paraId="466A6135" w14:textId="3AEE9CFF" w:rsidR="00676B5B" w:rsidRPr="00676B5B" w:rsidRDefault="00676B5B" w:rsidP="00676B5B">
      <w:pPr>
        <w:pStyle w:val="Overskrift1"/>
        <w:numPr>
          <w:ilvl w:val="0"/>
          <w:numId w:val="0"/>
        </w:numPr>
        <w:ind w:left="432"/>
        <w:rPr>
          <w:rFonts w:ascii="Arial" w:eastAsiaTheme="minorEastAsia" w:hAnsi="Arial" w:cs="Arial"/>
          <w:noProof/>
          <w:color w:val="5A5A5A" w:themeColor="text1" w:themeTint="A5"/>
          <w:spacing w:val="15"/>
          <w:szCs w:val="22"/>
          <w:lang w:eastAsia="nb-NO"/>
        </w:rPr>
      </w:pPr>
    </w:p>
    <w:p w14:paraId="46D3DFD1" w14:textId="6F09AF5C" w:rsidR="00383DFD" w:rsidRPr="00AC5065" w:rsidDel="00805C29" w:rsidRDefault="00676B5B">
      <w:pPr>
        <w:rPr>
          <w:del w:id="122"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6186E985">
            <wp:simplePos x="0" y="0"/>
            <wp:positionH relativeFrom="column">
              <wp:posOffset>5293030</wp:posOffset>
            </wp:positionH>
            <wp:positionV relativeFrom="page">
              <wp:posOffset>4618683</wp:posOffset>
            </wp:positionV>
            <wp:extent cx="4213225" cy="1102995"/>
            <wp:effectExtent l="0" t="0" r="3175" b="1905"/>
            <wp:wrapSquare wrapText="lef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3225" cy="1102995"/>
                    </a:xfrm>
                    <a:prstGeom prst="rect">
                      <a:avLst/>
                    </a:prstGeom>
                  </pic:spPr>
                </pic:pic>
              </a:graphicData>
            </a:graphic>
            <wp14:sizeRelH relativeFrom="page">
              <wp14:pctWidth>0</wp14:pctWidth>
            </wp14:sizeRelH>
            <wp14:sizeRelV relativeFrom="page">
              <wp14:pctHeight>0</wp14:pctHeight>
            </wp14:sizeRelV>
          </wp:anchor>
        </w:drawing>
      </w:r>
      <w:moveFromRangeStart w:id="123" w:author="Forfatter" w:name="move48797337"/>
      <w:del w:id="124"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23"/>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B5835C7" w:rsidR="006F73BC" w:rsidRPr="006F73BC" w:rsidRDefault="006F73BC" w:rsidP="006F73BC">
      <w:pPr>
        <w:pStyle w:val="Overskrift2"/>
      </w:pPr>
      <w:r>
        <w:t>Testcase</w:t>
      </w:r>
    </w:p>
    <w:p w14:paraId="0F85AC02" w14:textId="1035A1D6"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9E0CD9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7263ACFE"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AA112AA" w:rsidR="00F14328" w:rsidRDefault="00676B5B" w:rsidP="00604855">
      <w:pPr>
        <w:pStyle w:val="Listeavsnitt"/>
        <w:numPr>
          <w:ilvl w:val="0"/>
          <w:numId w:val="8"/>
        </w:numPr>
        <w:rPr>
          <w:rFonts w:ascii="Arial" w:hAnsi="Arial" w:cs="Arial"/>
          <w:sz w:val="16"/>
          <w:szCs w:val="22"/>
        </w:rPr>
      </w:pPr>
      <w:r>
        <w:rPr>
          <w:noProof/>
        </w:rPr>
        <mc:AlternateContent>
          <mc:Choice Requires="wps">
            <w:drawing>
              <wp:anchor distT="0" distB="0" distL="114300" distR="114300" simplePos="0" relativeHeight="251655167" behindDoc="0" locked="0" layoutInCell="1" allowOverlap="1" wp14:anchorId="558348CE" wp14:editId="50A79168">
                <wp:simplePos x="0" y="0"/>
                <wp:positionH relativeFrom="column">
                  <wp:posOffset>5296754</wp:posOffset>
                </wp:positionH>
                <wp:positionV relativeFrom="paragraph">
                  <wp:posOffset>183515</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61D269B2"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5D3AFE">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5D3AFE" w:rsidRPr="00AC5065">
                              <w:rPr>
                                <w:rFonts w:ascii="Arial" w:hAnsi="Arial" w:cs="Arial"/>
                              </w:rPr>
                              <w:t xml:space="preserve">Figure </w:t>
                            </w:r>
                            <w:r w:rsidR="005D3AFE">
                              <w:rPr>
                                <w:rFonts w:ascii="Arial" w:hAnsi="Arial" w:cs="Arial"/>
                                <w:noProof/>
                              </w:rPr>
                              <w:t>2</w:t>
                            </w:r>
                            <w:r w:rsidR="005D3AFE" w:rsidRPr="00AC5065">
                              <w:rPr>
                                <w:rFonts w:ascii="Arial" w:hAnsi="Arial" w:cs="Arial"/>
                              </w:rPr>
                              <w:t>: Simplest possible specification coverage</w:t>
                            </w:r>
                            <w:r w:rsidR="005D3AFE">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5D3AFE" w:rsidRPr="00AC5065">
                              <w:rPr>
                                <w:rFonts w:ascii="Arial" w:hAnsi="Arial" w:cs="Arial"/>
                              </w:rPr>
                              <w:t xml:space="preserve">Figure </w:t>
                            </w:r>
                            <w:r w:rsidR="005D3AFE">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7.05pt;margin-top:14.45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" stroked="f">
                <v:textbox inset="0,0,0,0">
                  <w:txbxContent>
                    <w:p w14:paraId="4C488246" w14:textId="61D269B2"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5D3AFE">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5D3AFE" w:rsidRPr="00AC5065">
                        <w:rPr>
                          <w:rFonts w:ascii="Arial" w:hAnsi="Arial" w:cs="Arial"/>
                        </w:rPr>
                        <w:t xml:space="preserve">Figure </w:t>
                      </w:r>
                      <w:r w:rsidR="005D3AFE">
                        <w:rPr>
                          <w:rFonts w:ascii="Arial" w:hAnsi="Arial" w:cs="Arial"/>
                          <w:noProof/>
                        </w:rPr>
                        <w:t>2</w:t>
                      </w:r>
                      <w:r w:rsidR="005D3AFE" w:rsidRPr="00AC5065">
                        <w:rPr>
                          <w:rFonts w:ascii="Arial" w:hAnsi="Arial" w:cs="Arial"/>
                        </w:rPr>
                        <w:t>: Simplest possible specification coverage</w:t>
                      </w:r>
                      <w:r w:rsidR="005D3AFE">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5D3AFE" w:rsidRPr="00AC5065">
                        <w:rPr>
                          <w:rFonts w:ascii="Arial" w:hAnsi="Arial" w:cs="Arial"/>
                        </w:rPr>
                        <w:t xml:space="preserve">Figure </w:t>
                      </w:r>
                      <w:r w:rsidR="005D3AFE">
                        <w:rPr>
                          <w:rFonts w:ascii="Arial" w:hAnsi="Arial" w:cs="Arial"/>
                          <w:noProof/>
                        </w:rPr>
                        <w:t>2</w:t>
                      </w:r>
                      <w:r>
                        <w:fldChar w:fldCharType="end"/>
                      </w:r>
                    </w:p>
                  </w:txbxContent>
                </v:textbox>
                <w10:wrap type="square"/>
              </v:shape>
            </w:pict>
          </mc:Fallback>
        </mc:AlternateContent>
      </w:r>
      <w:r w:rsidR="00F14328" w:rsidRPr="00AC5065">
        <w:rPr>
          <w:rFonts w:ascii="Arial" w:hAnsi="Arial" w:cs="Arial"/>
          <w:sz w:val="16"/>
          <w:szCs w:val="22"/>
        </w:rPr>
        <w:t xml:space="preserve">Important: The minimum sequence of events possible to run in a single simulation execution. </w:t>
      </w:r>
      <w:proofErr w:type="gramStart"/>
      <w:r w:rsidR="00F14328" w:rsidRPr="00AC5065">
        <w:rPr>
          <w:rFonts w:ascii="Arial" w:hAnsi="Arial" w:cs="Arial"/>
          <w:sz w:val="16"/>
          <w:szCs w:val="22"/>
        </w:rPr>
        <w:t>Thus</w:t>
      </w:r>
      <w:proofErr w:type="gramEnd"/>
      <w:r w:rsidR="00F14328" w:rsidRPr="00AC5065">
        <w:rPr>
          <w:rFonts w:ascii="Arial" w:hAnsi="Arial" w:cs="Arial"/>
          <w:sz w:val="16"/>
          <w:szCs w:val="22"/>
        </w:rPr>
        <w:t xml:space="preserve"> if there is an option to run one of multiple test sequences (A or B or C), </w:t>
      </w:r>
      <w:r w:rsidR="00F14328" w:rsidRPr="00AC5065">
        <w:rPr>
          <w:rFonts w:ascii="Arial" w:hAnsi="Arial" w:cs="Arial"/>
          <w:sz w:val="16"/>
          <w:szCs w:val="22"/>
        </w:rPr>
        <w:br/>
        <w:t>a set of test sequences (A and B) or all sequences (A+B+C), then all of A, B and C are defined as individual testcases.</w:t>
      </w:r>
    </w:p>
    <w:p w14:paraId="46BCADF7" w14:textId="7193B559"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63AAFA1E" w:rsidR="006F73BC" w:rsidRDefault="006F73BC" w:rsidP="006F73BC">
      <w:pPr>
        <w:pStyle w:val="Overskrift2"/>
      </w:pPr>
      <w:r>
        <w:lastRenderedPageBreak/>
        <w:t>Partial coverage</w:t>
      </w:r>
    </w:p>
    <w:p w14:paraId="643350F1" w14:textId="47A8E84C" w:rsidR="006F73BC" w:rsidRDefault="006F73BC" w:rsidP="006F73BC">
      <w:pPr>
        <w:pStyle w:val="Listeavsnitt"/>
        <w:numPr>
          <w:ilvl w:val="0"/>
          <w:numId w:val="17"/>
        </w:numPr>
      </w:pPr>
      <w:r>
        <w:t>In this VIP a summary of how some (or all) requirements for a DUT have been covered by one specific testcase. There may be one or more testcases and partial coverage summaries for a DUT depending on complexity and approach.</w:t>
      </w:r>
    </w:p>
    <w:p w14:paraId="11EE1CCB" w14:textId="47822BFB" w:rsidR="006F73BC" w:rsidRDefault="006F73BC" w:rsidP="006F73BC">
      <w:pPr>
        <w:pStyle w:val="Listeavsnitt"/>
        <w:numPr>
          <w:ilvl w:val="0"/>
          <w:numId w:val="17"/>
        </w:numPr>
      </w:pPr>
      <w:r>
        <w:t>The accumulation (or merger) of all partial coverage summaries will yield the Specification coverage.</w:t>
      </w:r>
      <w:r w:rsidR="00331CE0">
        <w:br/>
      </w:r>
      <w:proofErr w:type="gramStart"/>
      <w:r w:rsidR="00331CE0">
        <w:t>I.e.</w:t>
      </w:r>
      <w:proofErr w:type="gramEnd"/>
      <w:r w:rsidR="00331CE0">
        <w:t xml:space="preserv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67DE16EB" w14:textId="77777777" w:rsidR="00676B5B" w:rsidRPr="006F73BC" w:rsidRDefault="00676B5B" w:rsidP="00676B5B"/>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w:t>
      </w:r>
      <w:proofErr w:type="gramStart"/>
      <w:r w:rsidR="0088065D" w:rsidRPr="00AC5065">
        <w:rPr>
          <w:rFonts w:ascii="Arial" w:hAnsi="Arial" w:cs="Arial"/>
          <w:iCs/>
          <w:sz w:val="16"/>
          <w:szCs w:val="16"/>
        </w:rPr>
        <w:t>reviewed</w:t>
      </w:r>
      <w:proofErr w:type="gramEnd"/>
      <w:r w:rsidR="0088065D" w:rsidRPr="00AC5065">
        <w:rPr>
          <w:rFonts w:ascii="Arial" w:hAnsi="Arial" w:cs="Arial"/>
          <w:iCs/>
          <w:sz w:val="16"/>
          <w:szCs w:val="16"/>
        </w:rPr>
        <w:t xml:space="preserve">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3232EF9A"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5D3AFE" w:rsidRPr="005D3AFE">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7BB5ABBE" w:rsidR="00E118C1" w:rsidRPr="00AC5065" w:rsidRDefault="00C067BA" w:rsidP="001C70BD">
      <w:pPr>
        <w:pStyle w:val="Bildetekst"/>
        <w:jc w:val="center"/>
        <w:rPr>
          <w:iCs/>
          <w:sz w:val="16"/>
          <w:szCs w:val="16"/>
        </w:rPr>
      </w:pPr>
      <w:bookmarkStart w:id="125" w:name="_Ref529342538"/>
      <w:r w:rsidRPr="00AC5065">
        <w:t xml:space="preserve">Table </w:t>
      </w:r>
      <w:r w:rsidRPr="00AC5065">
        <w:fldChar w:fldCharType="begin"/>
      </w:r>
      <w:r w:rsidRPr="00AC5065">
        <w:instrText xml:space="preserve"> SEQ Table \* ARABIC </w:instrText>
      </w:r>
      <w:r w:rsidRPr="00AC5065">
        <w:fldChar w:fldCharType="separate"/>
      </w:r>
      <w:r w:rsidR="005D3AFE">
        <w:rPr>
          <w:noProof/>
        </w:rPr>
        <w:t>1</w:t>
      </w:r>
      <w:r w:rsidRPr="00AC5065">
        <w:fldChar w:fldCharType="end"/>
      </w:r>
      <w:bookmarkEnd w:id="125"/>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26"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w:t>
      </w:r>
      <w:proofErr w:type="gramStart"/>
      <w:r w:rsidRPr="00AC5065">
        <w:rPr>
          <w:rFonts w:ascii="Arial" w:hAnsi="Arial" w:cs="Arial"/>
          <w:iCs/>
          <w:sz w:val="16"/>
          <w:szCs w:val="16"/>
        </w:rPr>
        <w:t>In order to</w:t>
      </w:r>
      <w:proofErr w:type="gramEnd"/>
      <w:r w:rsidRPr="00AC5065">
        <w:rPr>
          <w:rFonts w:ascii="Arial" w:hAnsi="Arial" w:cs="Arial"/>
          <w:iCs/>
          <w:sz w:val="16"/>
          <w:szCs w:val="16"/>
        </w:rPr>
        <w:t xml:space="preserve">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27" w:author="Forfatter">
        <w:r w:rsidRPr="00AC5065" w:rsidDel="002420EF">
          <w:rPr>
            <w:rFonts w:ascii="Arial" w:hAnsi="Arial" w:cs="Arial"/>
            <w:iCs/>
            <w:sz w:val="16"/>
            <w:szCs w:val="16"/>
          </w:rPr>
          <w:br w:type="page"/>
        </w:r>
      </w:del>
    </w:p>
    <w:p w14:paraId="30B694EB" w14:textId="77777777" w:rsidR="00676B5B" w:rsidRDefault="00676B5B">
      <w:pPr>
        <w:rPr>
          <w:rFonts w:ascii="Verdana" w:hAnsi="Verdana"/>
          <w:b/>
          <w:kern w:val="28"/>
          <w:sz w:val="24"/>
        </w:rPr>
      </w:pPr>
      <w:r>
        <w:br w:type="page"/>
      </w:r>
    </w:p>
    <w:p w14:paraId="500D38B7" w14:textId="49572F18"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proofErr w:type="gramStart"/>
      <w:r w:rsidRPr="00AC5065">
        <w:rPr>
          <w:rFonts w:ascii="Arial" w:hAnsi="Arial" w:cs="Arial"/>
          <w:iCs/>
          <w:sz w:val="16"/>
          <w:szCs w:val="16"/>
        </w:rPr>
        <w:t>repeatable</w:t>
      </w:r>
      <w:proofErr w:type="gramEnd"/>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03846B61"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5D3AFE" w:rsidRPr="00AC5065">
        <w:rPr>
          <w:rFonts w:ascii="Arial" w:hAnsi="Arial" w:cs="Arial"/>
        </w:rPr>
        <w:t xml:space="preserve">Figure </w:t>
      </w:r>
      <w:r w:rsidR="005D3AFE">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C3952A4"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5D3AFE">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6E3DF7BD"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5D3AFE">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00C12EE6" w:rsidRPr="00AC5065">
        <w:rPr>
          <w:rFonts w:ascii="Arial" w:hAnsi="Arial" w:cs="Arial"/>
          <w:iCs/>
          <w:sz w:val="16"/>
          <w:szCs w:val="16"/>
        </w:rPr>
        <w:t>(</w:t>
      </w:r>
      <w:proofErr w:type="gram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r w:rsidR="000F348C">
        <w:rPr>
          <w:rFonts w:ascii="Arial" w:hAnsi="Arial" w:cs="Arial"/>
          <w:iCs/>
          <w:sz w:val="16"/>
          <w:szCs w:val="16"/>
        </w:rPr>
        <w:t>tick_off</w:t>
      </w:r>
      <w:r w:rsidR="00BB75FC" w:rsidRPr="00AC5065">
        <w:rPr>
          <w:rFonts w:ascii="Arial" w:hAnsi="Arial" w:cs="Arial"/>
          <w:iCs/>
          <w:sz w:val="16"/>
          <w:szCs w:val="16"/>
        </w:rPr>
        <w:t>_req_cov</w:t>
      </w:r>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648565A7"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00196DD5" w:rsidRPr="00AC5065">
        <w:rPr>
          <w:rFonts w:ascii="Arial" w:hAnsi="Arial" w:cs="Arial"/>
          <w:iCs/>
          <w:sz w:val="16"/>
          <w:szCs w:val="16"/>
        </w:rPr>
        <w:t>(</w:t>
      </w:r>
      <w:proofErr w:type="gram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5D3AFE">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w:t>
      </w:r>
      <w:r w:rsidR="004A3687">
        <w:rPr>
          <w:rFonts w:ascii="Arial" w:hAnsi="Arial" w:cs="Arial"/>
          <w:iCs/>
          <w:sz w:val="16"/>
          <w:szCs w:val="16"/>
        </w:rPr>
        <w:t xml:space="preserve"> </w:t>
      </w:r>
      <w:r w:rsidR="00A21E54">
        <w:rPr>
          <w:rFonts w:ascii="Arial" w:hAnsi="Arial" w:cs="Arial"/>
          <w:iCs/>
          <w:sz w:val="16"/>
          <w:szCs w:val="16"/>
        </w:rPr>
        <w:t>file formats</w:t>
      </w:r>
      <w:r w:rsidR="004A3687">
        <w:rPr>
          <w:rFonts w:ascii="Arial" w:hAnsi="Arial" w:cs="Arial"/>
          <w:iCs/>
          <w:sz w:val="16"/>
          <w:szCs w:val="16"/>
        </w:rPr>
        <w:t xml:space="preserve"> in </w:t>
      </w:r>
      <w:r w:rsidR="00981890">
        <w:rPr>
          <w:rFonts w:ascii="Arial" w:hAnsi="Arial" w:cs="Arial"/>
          <w:iCs/>
          <w:sz w:val="16"/>
          <w:szCs w:val="16"/>
        </w:rPr>
        <w:t>s</w:t>
      </w:r>
      <w:r w:rsidR="004A3687">
        <w:rPr>
          <w:rFonts w:ascii="Arial" w:hAnsi="Arial" w:cs="Arial"/>
          <w:iCs/>
          <w:sz w:val="16"/>
          <w:szCs w:val="16"/>
        </w:rPr>
        <w:t xml:space="preserve">ection </w:t>
      </w:r>
      <w:r w:rsidR="004A3687">
        <w:rPr>
          <w:rFonts w:ascii="Arial" w:hAnsi="Arial" w:cs="Arial"/>
          <w:iCs/>
          <w:sz w:val="16"/>
          <w:szCs w:val="16"/>
        </w:rPr>
        <w:fldChar w:fldCharType="begin"/>
      </w:r>
      <w:r w:rsidR="004A3687">
        <w:rPr>
          <w:rFonts w:ascii="Arial" w:hAnsi="Arial" w:cs="Arial"/>
          <w:iCs/>
          <w:sz w:val="16"/>
          <w:szCs w:val="16"/>
        </w:rPr>
        <w:instrText xml:space="preserve"> REF _Ref50464941 \n \h </w:instrText>
      </w:r>
      <w:r w:rsidR="004A3687">
        <w:rPr>
          <w:rFonts w:ascii="Arial" w:hAnsi="Arial" w:cs="Arial"/>
          <w:iCs/>
          <w:sz w:val="16"/>
          <w:szCs w:val="16"/>
        </w:rPr>
      </w:r>
      <w:r w:rsidR="004A3687">
        <w:rPr>
          <w:rFonts w:ascii="Arial" w:hAnsi="Arial" w:cs="Arial"/>
          <w:iCs/>
          <w:sz w:val="16"/>
          <w:szCs w:val="16"/>
        </w:rPr>
        <w:fldChar w:fldCharType="separate"/>
      </w:r>
      <w:r w:rsidR="005D3AFE">
        <w:rPr>
          <w:rFonts w:ascii="Arial" w:hAnsi="Arial" w:cs="Arial"/>
          <w:iCs/>
          <w:sz w:val="16"/>
          <w:szCs w:val="16"/>
        </w:rPr>
        <w:t>3</w:t>
      </w:r>
      <w:r w:rsidR="004A3687">
        <w:rPr>
          <w:rFonts w:ascii="Arial" w:hAnsi="Arial" w:cs="Arial"/>
          <w:iCs/>
          <w:sz w:val="16"/>
          <w:szCs w:val="16"/>
        </w:rPr>
        <w:fldChar w:fldCharType="end"/>
      </w:r>
      <w:r w:rsidR="00A21E54">
        <w:rPr>
          <w:rFonts w:ascii="Arial" w:hAnsi="Arial" w:cs="Arial"/>
          <w:iCs/>
          <w:sz w:val="16"/>
          <w:szCs w:val="16"/>
        </w:rPr>
        <w:t>.</w:t>
      </w:r>
      <w:r w:rsidR="008A6CA2" w:rsidRPr="00AC5065">
        <w:rPr>
          <w:rFonts w:ascii="Arial" w:hAnsi="Arial" w:cs="Arial"/>
          <w:iCs/>
          <w:sz w:val="16"/>
          <w:szCs w:val="16"/>
        </w:rPr>
        <w:br/>
        <w:t xml:space="preserve">Then for each </w:t>
      </w:r>
      <w:r w:rsidR="000F348C">
        <w:rPr>
          <w:rFonts w:ascii="Arial" w:hAnsi="Arial" w:cs="Arial"/>
          <w:iCs/>
          <w:sz w:val="16"/>
          <w:szCs w:val="16"/>
        </w:rPr>
        <w:t>tick_off</w:t>
      </w:r>
      <w:r w:rsidR="00BB75FC" w:rsidRPr="00AC5065">
        <w:rPr>
          <w:rFonts w:ascii="Arial" w:hAnsi="Arial" w:cs="Arial"/>
          <w:iCs/>
          <w:sz w:val="16"/>
          <w:szCs w:val="16"/>
        </w:rPr>
        <w:t>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w:t>
      </w:r>
      <w:proofErr w:type="gramStart"/>
      <w:r w:rsidR="0057200A">
        <w:rPr>
          <w:rFonts w:ascii="Arial" w:hAnsi="Arial" w:cs="Arial"/>
          <w:iCs/>
          <w:sz w:val="16"/>
          <w:szCs w:val="16"/>
        </w:rPr>
        <w:t>cov(</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5C78427D"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5D3AFE">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proofErr w:type="gramStart"/>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w:t>
      </w:r>
      <w:proofErr w:type="gramEnd"/>
      <w:r w:rsidR="00F14328" w:rsidRPr="00AC5065">
        <w:rPr>
          <w:rFonts w:ascii="Arial" w:hAnsi="Arial" w:cs="Arial"/>
          <w:iCs/>
          <w:sz w:val="16"/>
          <w:szCs w:val="16"/>
        </w:rPr>
        <w:t xml:space="preserv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2B0167E1"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28" w:name="_Ref31367820"/>
      <w:bookmarkStart w:id="129" w:name="_Ref31367730"/>
      <w:bookmarkStart w:id="130"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5D3AFE">
        <w:rPr>
          <w:rFonts w:ascii="Arial" w:hAnsi="Arial" w:cs="Arial"/>
          <w:noProof/>
        </w:rPr>
        <w:t>2</w:t>
      </w:r>
      <w:r w:rsidRPr="00AC5065">
        <w:rPr>
          <w:rFonts w:ascii="Arial" w:hAnsi="Arial" w:cs="Arial"/>
        </w:rPr>
        <w:fldChar w:fldCharType="end"/>
      </w:r>
      <w:bookmarkEnd w:id="128"/>
      <w:r w:rsidRPr="00AC5065">
        <w:rPr>
          <w:rFonts w:ascii="Arial" w:hAnsi="Arial" w:cs="Arial"/>
        </w:rPr>
        <w:t>: Simplest possible specification coverage</w:t>
      </w:r>
      <w:bookmarkEnd w:id="129"/>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30"/>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31" w:name="_Ref31368124"/>
      <w:r>
        <w:t xml:space="preserve">Shortcut with no </w:t>
      </w:r>
      <w:r w:rsidR="004E1206">
        <w:t xml:space="preserve">requirement </w:t>
      </w:r>
      <w:bookmarkEnd w:id="131"/>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one or more </w:t>
      </w:r>
      <w:r w:rsidR="000F348C">
        <w:rPr>
          <w:rFonts w:ascii="Arial" w:hAnsi="Arial" w:cs="Arial"/>
          <w:iCs/>
          <w:sz w:val="16"/>
          <w:szCs w:val="16"/>
        </w:rPr>
        <w:t>tick_off</w:t>
      </w:r>
      <w:r w:rsidR="00BB75FC" w:rsidRPr="00AC5065">
        <w:rPr>
          <w:rFonts w:ascii="Arial" w:hAnsi="Arial" w:cs="Arial"/>
          <w:iCs/>
          <w:sz w:val="16"/>
          <w:szCs w:val="16"/>
        </w:rPr>
        <w:t>_req_cov</w:t>
      </w:r>
      <w:r w:rsidRPr="00AC5065">
        <w:rPr>
          <w:rFonts w:ascii="Arial" w:hAnsi="Arial" w:cs="Arial"/>
          <w:iCs/>
          <w:sz w:val="16"/>
          <w:szCs w:val="16"/>
        </w:rPr>
        <w:t xml:space="preserve">(), and </w:t>
      </w:r>
      <w:r w:rsidR="003B4F42" w:rsidRPr="00AC5065">
        <w:rPr>
          <w:rFonts w:ascii="Arial" w:hAnsi="Arial" w:cs="Arial"/>
          <w:iCs/>
          <w:sz w:val="16"/>
          <w:szCs w:val="16"/>
        </w:rPr>
        <w:t>finalize_req_cov</w:t>
      </w:r>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32" w:author="Forfatter">
        <w:r w:rsidR="006D51B4">
          <w:rPr>
            <w:rFonts w:ascii="Arial" w:hAnsi="Arial" w:cs="Arial"/>
            <w:iCs/>
            <w:sz w:val="16"/>
            <w:szCs w:val="16"/>
          </w:rPr>
          <w:t xml:space="preserve">it </w:t>
        </w:r>
      </w:ins>
      <w:del w:id="133"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34"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initialize_req</w:t>
      </w:r>
      <w:r w:rsidR="001A595C">
        <w:rPr>
          <w:rFonts w:ascii="Arial" w:hAnsi="Arial" w:cs="Arial"/>
          <w:iCs/>
          <w:sz w:val="16"/>
          <w:szCs w:val="16"/>
        </w:rPr>
        <w:t>_cov</w:t>
      </w:r>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35"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35"/>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t</w:t>
      </w:r>
      <w:r w:rsidR="00676938">
        <w:rPr>
          <w:rFonts w:ascii="Arial" w:hAnsi="Arial" w:cs="Arial"/>
        </w:rPr>
        <w:t>c</w:t>
      </w:r>
      <w:r>
        <w:rPr>
          <w:rFonts w:ascii="Arial" w:hAnsi="Arial" w:cs="Arial"/>
        </w:rPr>
        <w:t>_basic.</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49F837B6"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w:t>
      </w:r>
      <w:proofErr w:type="gramStart"/>
      <w:r w:rsidRPr="00AC5065">
        <w:rPr>
          <w:rFonts w:ascii="Arial" w:hAnsi="Arial" w:cs="Arial"/>
        </w:rPr>
        <w:t>In order to</w:t>
      </w:r>
      <w:proofErr w:type="gramEnd"/>
      <w:r w:rsidRPr="00AC5065">
        <w:rPr>
          <w:rFonts w:ascii="Arial" w:hAnsi="Arial" w:cs="Arial"/>
        </w:rPr>
        <w:t xml:space="preserve">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5D3AFE">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r w:rsidR="00953C03">
        <w:rPr>
          <w:rFonts w:ascii="Arial" w:hAnsi="Arial" w:cs="Arial"/>
        </w:rPr>
        <w:t>t</w:t>
      </w:r>
      <w:r w:rsidR="00782330">
        <w:rPr>
          <w:rFonts w:ascii="Arial" w:hAnsi="Arial" w:cs="Arial"/>
        </w:rPr>
        <w:t>c</w:t>
      </w:r>
      <w:r w:rsidR="00953C03">
        <w:rPr>
          <w:rFonts w:ascii="Arial" w:hAnsi="Arial" w:cs="Arial"/>
        </w:rPr>
        <w:t>_basic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r w:rsidR="00953C03">
        <w:rPr>
          <w:rFonts w:ascii="Arial" w:hAnsi="Arial" w:cs="Arial"/>
        </w:rPr>
        <w:t>t</w:t>
      </w:r>
      <w:r w:rsidR="00782330">
        <w:rPr>
          <w:rFonts w:ascii="Arial" w:hAnsi="Arial" w:cs="Arial"/>
        </w:rPr>
        <w:t>c</w:t>
      </w:r>
      <w:r w:rsidR="00953C03">
        <w:rPr>
          <w:rFonts w:ascii="Arial" w:hAnsi="Arial" w:cs="Arial"/>
        </w:rPr>
        <w:t>_basic.</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w:t>
      </w:r>
      <w:proofErr w:type="gramStart"/>
      <w:r w:rsidRPr="005B2C83">
        <w:rPr>
          <w:rFonts w:ascii="Arial" w:hAnsi="Arial" w:cs="Arial"/>
        </w:rPr>
        <w:t>NON-COMPLIANT</w:t>
      </w:r>
      <w:proofErr w:type="gramEnd"/>
      <w:r w:rsidRPr="005B2C83">
        <w:rPr>
          <w:rFonts w:ascii="Arial" w:hAnsi="Arial" w:cs="Arial"/>
        </w:rPr>
        <w:t xml:space="preserve"> in the specification coverage file if UART_REQ_3 is not checked in testcase </w:t>
      </w:r>
      <w:r w:rsidR="00953C03">
        <w:rPr>
          <w:rFonts w:ascii="Arial" w:hAnsi="Arial" w:cs="Arial"/>
        </w:rPr>
        <w:t>t</w:t>
      </w:r>
      <w:r w:rsidR="00782330">
        <w:rPr>
          <w:rFonts w:ascii="Arial" w:hAnsi="Arial" w:cs="Arial"/>
        </w:rPr>
        <w:t>c</w:t>
      </w:r>
      <w:r w:rsidR="00953C03">
        <w:rPr>
          <w:rFonts w:ascii="Arial" w:hAnsi="Arial" w:cs="Arial"/>
        </w:rPr>
        <w:t>_basic</w:t>
      </w:r>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4A58C0A0"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w:t>
      </w:r>
      <w:proofErr w:type="gramStart"/>
      <w:r>
        <w:rPr>
          <w:rFonts w:ascii="Arial" w:hAnsi="Arial" w:cs="Arial"/>
        </w:rPr>
        <w:t>i.e.</w:t>
      </w:r>
      <w:proofErr w:type="gramEnd"/>
      <w:r>
        <w:rPr>
          <w:rFonts w:ascii="Arial" w:hAnsi="Arial" w:cs="Arial"/>
        </w:rPr>
        <w:t xml:space="preserv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5D3AFE">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w:t>
      </w:r>
      <w:proofErr w:type="gramStart"/>
      <w:r w:rsidR="001A595C">
        <w:rPr>
          <w:rFonts w:ascii="Arial" w:hAnsi="Arial" w:cs="Arial"/>
        </w:rPr>
        <w:t>cov</w:t>
      </w:r>
      <w:r w:rsidR="00EA4030">
        <w:rPr>
          <w:rFonts w:ascii="Arial" w:hAnsi="Arial" w:cs="Arial"/>
        </w:rPr>
        <w:t>(</w:t>
      </w:r>
      <w:proofErr w:type="gramEnd"/>
      <w:r w:rsidR="00EA4030">
        <w:rPr>
          <w:rFonts w:ascii="Arial" w:hAnsi="Arial" w:cs="Arial"/>
        </w:rPr>
        <w:t xml:space="preserve">) and the requirement label from the </w:t>
      </w:r>
      <w:r w:rsidR="000F348C">
        <w:rPr>
          <w:rFonts w:ascii="Arial" w:hAnsi="Arial" w:cs="Arial"/>
        </w:rPr>
        <w:t>tick_off</w:t>
      </w:r>
      <w:r w:rsidR="00EA4030">
        <w:rPr>
          <w:rFonts w:ascii="Arial" w:hAnsi="Arial" w:cs="Arial"/>
        </w:rPr>
        <w:t>_req_cov().</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 xml:space="preserve">one of these </w:t>
      </w:r>
      <w:proofErr w:type="gramStart"/>
      <w:r w:rsidR="00FC7632" w:rsidRPr="00AC5065">
        <w:rPr>
          <w:rFonts w:ascii="Arial" w:hAnsi="Arial" w:cs="Arial"/>
        </w:rPr>
        <w:t>pass</w:t>
      </w:r>
      <w:proofErr w:type="gramEnd"/>
      <w:r w:rsidR="00FC7632" w:rsidRPr="00AC5065">
        <w:rPr>
          <w:rFonts w:ascii="Arial" w:hAnsi="Arial" w:cs="Arial"/>
        </w:rPr>
        <w:t xml:space="preserve"> – given of course that none of the others have failed, but just haven’t been executed. A </w:t>
      </w:r>
      <w:proofErr w:type="gramStart"/>
      <w:r w:rsidR="00FC7632" w:rsidRPr="00AC5065">
        <w:rPr>
          <w:rFonts w:ascii="Arial" w:hAnsi="Arial" w:cs="Arial"/>
        </w:rPr>
        <w:t>fail</w:t>
      </w:r>
      <w:proofErr w:type="gramEnd"/>
      <w:r w:rsidR="00FC7632" w:rsidRPr="00AC5065">
        <w:rPr>
          <w:rFonts w:ascii="Arial" w:hAnsi="Arial" w:cs="Arial"/>
        </w:rPr>
        <w:t xml:space="preserve">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 xml:space="preserve">basic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r w:rsidR="00DB6921">
        <w:rPr>
          <w:rFonts w:ascii="Arial" w:hAnsi="Arial" w:cs="Arial"/>
        </w:rPr>
        <w:t>t</w:t>
      </w:r>
      <w:r w:rsidR="00536FC1">
        <w:rPr>
          <w:rFonts w:ascii="Arial" w:hAnsi="Arial" w:cs="Arial"/>
        </w:rPr>
        <w:t>c</w:t>
      </w:r>
      <w:r>
        <w:rPr>
          <w:rFonts w:ascii="Arial" w:hAnsi="Arial" w:cs="Arial"/>
        </w:rPr>
        <w:t xml:space="preserve">_reset is not required to be executed </w:t>
      </w:r>
      <w:proofErr w:type="gramStart"/>
      <w:r>
        <w:rPr>
          <w:rFonts w:ascii="Arial" w:hAnsi="Arial" w:cs="Arial"/>
        </w:rPr>
        <w:t>in order for</w:t>
      </w:r>
      <w:proofErr w:type="gramEnd"/>
      <w:r>
        <w:rPr>
          <w:rFonts w:ascii="Arial" w:hAnsi="Arial" w:cs="Arial"/>
        </w:rPr>
        <w:t xml:space="preserve">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r w:rsidR="00DB6921">
        <w:rPr>
          <w:rFonts w:ascii="Arial" w:hAnsi="Arial" w:cs="Arial"/>
        </w:rPr>
        <w:t>t</w:t>
      </w:r>
      <w:r w:rsidR="00536FC1">
        <w:rPr>
          <w:rFonts w:ascii="Arial" w:hAnsi="Arial" w:cs="Arial"/>
        </w:rPr>
        <w:t>c</w:t>
      </w:r>
      <w:r w:rsidR="00771223">
        <w:rPr>
          <w:rFonts w:ascii="Arial" w:hAnsi="Arial" w:cs="Arial"/>
        </w:rPr>
        <w:t>_reset should be removed (optimized away</w:t>
      </w:r>
      <w:proofErr w:type="gramStart"/>
      <w:r w:rsidR="00771223">
        <w:rPr>
          <w:rFonts w:ascii="Arial" w:hAnsi="Arial" w:cs="Arial"/>
        </w:rPr>
        <w:t>), but</w:t>
      </w:r>
      <w:proofErr w:type="gramEnd"/>
      <w:r w:rsidR="00771223">
        <w:rPr>
          <w:rFonts w:ascii="Arial" w:hAnsi="Arial" w:cs="Arial"/>
        </w:rPr>
        <w:t xml:space="preserve"> given that </w:t>
      </w:r>
      <w:r w:rsidR="00DB6921">
        <w:rPr>
          <w:rFonts w:ascii="Arial" w:hAnsi="Arial" w:cs="Arial"/>
        </w:rPr>
        <w:t>t</w:t>
      </w:r>
      <w:r w:rsidR="00536FC1">
        <w:rPr>
          <w:rFonts w:ascii="Arial" w:hAnsi="Arial" w:cs="Arial"/>
        </w:rPr>
        <w:t>c</w:t>
      </w:r>
      <w:r w:rsidR="00771223">
        <w:rPr>
          <w:rFonts w:ascii="Arial" w:hAnsi="Arial" w:cs="Arial"/>
        </w:rPr>
        <w:t xml:space="preserve">_reset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r w:rsidR="00DB6921">
        <w:rPr>
          <w:rFonts w:ascii="Arial" w:hAnsi="Arial" w:cs="Arial"/>
        </w:rPr>
        <w:t>t</w:t>
      </w:r>
      <w:r w:rsidR="00313D46">
        <w:rPr>
          <w:rFonts w:ascii="Arial" w:hAnsi="Arial" w:cs="Arial"/>
        </w:rPr>
        <w:t>c</w:t>
      </w:r>
      <w:r w:rsidR="00DB6921">
        <w:rPr>
          <w:rFonts w:ascii="Arial" w:hAnsi="Arial" w:cs="Arial"/>
        </w:rPr>
        <w:t>_basic</w:t>
      </w:r>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36" w:name="_Ref31718269"/>
      <w:r w:rsidRPr="00AC5065">
        <w:lastRenderedPageBreak/>
        <w:t>Advanced usage – Requirement mapping</w:t>
      </w:r>
      <w:bookmarkEnd w:id="136"/>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(e.</w:t>
      </w:r>
      <w:proofErr w:type="gramStart"/>
      <w:r w:rsidRPr="00F1288C">
        <w:rPr>
          <w:rFonts w:ascii="Arial" w:hAnsi="Arial" w:cs="Arial"/>
          <w:iCs/>
          <w:szCs w:val="18"/>
        </w:rPr>
        <w:t>g.UART</w:t>
      </w:r>
      <w:proofErr w:type="gramEnd"/>
      <w:r w:rsidRPr="00F1288C">
        <w:rPr>
          <w:rFonts w:ascii="Arial" w:hAnsi="Arial" w:cs="Arial"/>
          <w:iCs/>
          <w:szCs w:val="18"/>
        </w:rPr>
        <w:t>_REQ_A),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04699C" w:rsidRPr="00604855" w:rsidRDefault="0004699C"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proofErr w:type="gramStart"/>
                            <w:r>
                              <w:rPr>
                                <w:rFonts w:ascii="Arial" w:hAnsi="Arial" w:cs="Arial"/>
                                <w:color w:val="000000" w:themeColor="text1"/>
                                <w:kern w:val="24"/>
                                <w:sz w:val="16"/>
                                <w:szCs w:val="16"/>
                              </w:rPr>
                              <w:t>Even</w:t>
                            </w:r>
                            <w:proofErr w:type="gramEnd"/>
                            <w:r>
                              <w:rPr>
                                <w:rFonts w:ascii="Arial" w:hAnsi="Arial" w:cs="Arial"/>
                                <w:color w:val="000000" w:themeColor="text1"/>
                                <w:kern w:val="24"/>
                                <w:sz w:val="16"/>
                                <w:szCs w:val="16"/>
                              </w:rPr>
                              <w:t xml:space="preserve"> parity</w:t>
                            </w:r>
                          </w:p>
                          <w:p w14:paraId="36D2F65E" w14:textId="7D7AC3FC"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04699C" w:rsidRPr="00604855" w:rsidRDefault="0004699C"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proofErr w:type="gramStart"/>
                            <w:r>
                              <w:rPr>
                                <w:rFonts w:ascii="Arial" w:hAnsi="Arial" w:cs="Arial"/>
                                <w:color w:val="000000" w:themeColor="text1"/>
                                <w:kern w:val="24"/>
                                <w:sz w:val="16"/>
                                <w:szCs w:val="16"/>
                              </w:rPr>
                              <w:t>Even</w:t>
                            </w:r>
                            <w:proofErr w:type="gramEnd"/>
                            <w:r>
                              <w:rPr>
                                <w:rFonts w:ascii="Arial" w:hAnsi="Arial" w:cs="Arial"/>
                                <w:color w:val="000000" w:themeColor="text1"/>
                                <w:kern w:val="24"/>
                                <w:sz w:val="16"/>
                                <w:szCs w:val="16"/>
                              </w:rPr>
                              <w:t xml:space="preserve"> parity</w:t>
                            </w:r>
                          </w:p>
                          <w:p w14:paraId="4807EA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proofErr w:type="gramStart"/>
                            <w:r>
                              <w:rPr>
                                <w:rFonts w:ascii="Arial" w:hAnsi="Arial" w:cs="Arial"/>
                                <w:color w:val="000000" w:themeColor="text1"/>
                                <w:kern w:val="24"/>
                                <w:sz w:val="16"/>
                                <w:szCs w:val="16"/>
                              </w:rPr>
                              <w:t>Even</w:t>
                            </w:r>
                            <w:proofErr w:type="gramEnd"/>
                            <w:r>
                              <w:rPr>
                                <w:rFonts w:ascii="Arial" w:hAnsi="Arial" w:cs="Arial"/>
                                <w:color w:val="000000" w:themeColor="text1"/>
                                <w:kern w:val="24"/>
                                <w:sz w:val="16"/>
                                <w:szCs w:val="16"/>
                              </w:rPr>
                              <w:t xml:space="preserve"> parity</w:t>
                            </w:r>
                          </w:p>
                          <w:p w14:paraId="3B6EF5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37" w:name="_Hlk30702070"/>
      <w:r w:rsidRPr="00AC5065">
        <w:rPr>
          <w:rFonts w:ascii="Arial" w:hAnsi="Arial" w:cs="Arial"/>
          <w:noProof/>
        </w:rPr>
        <w:t>Showing t</w:t>
      </w:r>
      <w:bookmarkEnd w:id="137"/>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38" w:name="_Hlk30702043"/>
      <w:r w:rsidRPr="00AC5065">
        <w:rPr>
          <w:rFonts w:ascii="Arial" w:hAnsi="Arial" w:cs="Arial"/>
          <w:noProof/>
        </w:rPr>
        <w:t>Or eve</w:t>
      </w:r>
      <w:bookmarkEnd w:id="138"/>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4348EC0A"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5D3AFE" w:rsidRPr="005D3AFE">
        <w:rPr>
          <w:rFonts w:ascii="Arial" w:hAnsi="Arial" w:cs="Arial"/>
        </w:rPr>
        <w:t xml:space="preserve">Table </w:t>
      </w:r>
      <w:r w:rsidR="005D3AFE" w:rsidRPr="005D3AFE">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r w:rsidRPr="00AC5065">
        <w:rPr>
          <w:rFonts w:ascii="Arial" w:hAnsi="Arial" w:cs="Arial"/>
        </w:rPr>
        <w:t xml:space="preserve"> file in </w:t>
      </w:r>
      <w:r w:rsidR="00FA63D9" w:rsidRPr="00AC5065">
        <w:rPr>
          <w:rFonts w:ascii="Arial" w:hAnsi="Arial" w:cs="Arial"/>
        </w:rPr>
        <w:t xml:space="preserve">the </w:t>
      </w:r>
      <w:r w:rsidR="00FA63D9" w:rsidRPr="00AC5065">
        <w:rPr>
          <w:rFonts w:ascii="Arial" w:hAnsi="Arial" w:cs="Arial"/>
          <w:i/>
        </w:rPr>
        <w:t>src</w:t>
      </w:r>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39" w:name="_Ref31800123"/>
      <w:r w:rsidRPr="00AC5065">
        <w:t>VHDL Methods Details</w:t>
      </w:r>
      <w:bookmarkEnd w:id="139"/>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520"/>
        <w:gridCol w:w="4561"/>
        <w:gridCol w:w="8042"/>
      </w:tblGrid>
      <w:tr w:rsidR="0022178E" w:rsidRPr="00AC5065" w14:paraId="584101F9" w14:textId="77777777" w:rsidTr="00E5108C">
        <w:tc>
          <w:tcPr>
            <w:tcW w:w="833"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508"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659"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E5108C">
        <w:tc>
          <w:tcPr>
            <w:tcW w:w="833"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508"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testcase (string), 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 xml:space="preserve">file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 xml:space="preserve">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r w:rsidRPr="008D3930">
              <w:rPr>
                <w:rFonts w:ascii="Arial" w:hAnsi="Arial" w:cs="Arial"/>
                <w:sz w:val="16"/>
                <w:szCs w:val="16"/>
              </w:rPr>
              <w:t>initialize_req_</w:t>
            </w:r>
            <w:proofErr w:type="gramStart"/>
            <w:r w:rsidRPr="008D3930">
              <w:rPr>
                <w:rFonts w:ascii="Arial" w:hAnsi="Arial" w:cs="Arial"/>
                <w:sz w:val="16"/>
                <w:szCs w:val="16"/>
              </w:rPr>
              <w:t>cov(</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“c:/my_folder/requirements.csv”,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40" w:author="Forfatter"/>
                <w:rFonts w:ascii="Arial" w:hAnsi="Arial" w:cs="Arial"/>
                <w:sz w:val="16"/>
                <w:szCs w:val="16"/>
              </w:rPr>
            </w:pPr>
            <w:r w:rsidRPr="008D3930">
              <w:rPr>
                <w:rFonts w:ascii="Arial" w:hAnsi="Arial" w:cs="Arial"/>
                <w:sz w:val="16"/>
                <w:szCs w:val="16"/>
              </w:rPr>
              <w:t>initialize_req_</w:t>
            </w:r>
            <w:proofErr w:type="gramStart"/>
            <w:r w:rsidRPr="008D3930">
              <w:rPr>
                <w:rFonts w:ascii="Arial" w:hAnsi="Arial" w:cs="Arial"/>
                <w:sz w:val="16"/>
                <w:szCs w:val="16"/>
              </w:rPr>
              <w:t>cov(</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659"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r w:rsidR="000F2DBA">
              <w:rPr>
                <w:rFonts w:ascii="Arial" w:hAnsi="Arial" w:cs="Arial"/>
                <w:sz w:val="16"/>
                <w:szCs w:val="16"/>
              </w:rPr>
              <w:t>partial</w:t>
            </w:r>
            <w:r w:rsidRPr="008D3930">
              <w:rPr>
                <w:rFonts w:ascii="Arial" w:hAnsi="Arial" w:cs="Arial"/>
                <w:sz w:val="16"/>
                <w:szCs w:val="16"/>
              </w:rPr>
              <w:t xml:space="preserve">_coverage_file is </w:t>
            </w:r>
            <w:r w:rsidR="006A1C99">
              <w:rPr>
                <w:rFonts w:ascii="Arial" w:hAnsi="Arial" w:cs="Arial"/>
                <w:sz w:val="16"/>
                <w:szCs w:val="16"/>
              </w:rPr>
              <w:t>created</w:t>
            </w:r>
            <w:r w:rsidRPr="008D3930">
              <w:rPr>
                <w:rFonts w:ascii="Arial" w:hAnsi="Arial" w:cs="Arial"/>
                <w:sz w:val="16"/>
                <w:szCs w:val="16"/>
              </w:rPr>
              <w:t xml:space="preserve"> – and the header is written with NOTE, Testcase-</w:t>
            </w:r>
            <w:proofErr w:type="gramStart"/>
            <w:r w:rsidRPr="008D3930">
              <w:rPr>
                <w:rFonts w:ascii="Arial" w:hAnsi="Arial" w:cs="Arial"/>
                <w:sz w:val="16"/>
                <w:szCs w:val="16"/>
              </w:rPr>
              <w:t>name</w:t>
            </w:r>
            <w:proofErr w:type="gramEnd"/>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E5108C" w:rsidRPr="00AC5065" w14:paraId="3E4D2ADA" w14:textId="77777777" w:rsidTr="00E5108C">
        <w:tc>
          <w:tcPr>
            <w:tcW w:w="833" w:type="pct"/>
            <w:shd w:val="clear" w:color="auto" w:fill="auto"/>
          </w:tcPr>
          <w:p w14:paraId="6BCECA4D" w14:textId="12684C7C"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tick_off</w:t>
            </w:r>
            <w:r w:rsidRPr="00413424">
              <w:rPr>
                <w:rFonts w:ascii="Arial" w:hAnsi="Arial" w:cs="Arial"/>
                <w:sz w:val="16"/>
                <w:szCs w:val="16"/>
              </w:rPr>
              <w:t>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508" w:type="pct"/>
            <w:shd w:val="clear" w:color="auto" w:fill="auto"/>
          </w:tcPr>
          <w:p w14:paraId="464ADFA7" w14:textId="77777777" w:rsidR="00E5108C"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41"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w:t>
            </w:r>
            <w:r>
              <w:rPr>
                <w:rFonts w:ascii="Arial" w:hAnsi="Arial" w:cs="Arial"/>
                <w:sz w:val="16"/>
                <w:szCs w:val="16"/>
              </w:rPr>
              <w:br/>
              <w:t>or</w:t>
            </w:r>
          </w:p>
          <w:p w14:paraId="4172E2C2"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42" w:author="Forfatter">
              <w:r w:rsidRPr="00413424" w:rsidDel="001F673A">
                <w:rPr>
                  <w:rFonts w:ascii="Arial" w:hAnsi="Arial" w:cs="Arial"/>
                  <w:sz w:val="16"/>
                  <w:szCs w:val="16"/>
                </w:rPr>
                <w:delText xml:space="preserve"> </w:delText>
              </w:r>
            </w:del>
            <w:ins w:id="143" w:author="Forfatter">
              <w:r>
                <w:rPr>
                  <w:rFonts w:ascii="Arial" w:hAnsi="Arial" w:cs="Arial"/>
                  <w:sz w:val="16"/>
                  <w:szCs w:val="16"/>
                </w:rPr>
                <w:t xml:space="preserve"> </w:t>
              </w:r>
            </w:ins>
            <w:del w:id="144" w:author="Forfatter">
              <w:r w:rsidRPr="00413424" w:rsidDel="001F673A">
                <w:rPr>
                  <w:rFonts w:ascii="Arial" w:hAnsi="Arial" w:cs="Arial"/>
                  <w:sz w:val="16"/>
                  <w:szCs w:val="16"/>
                </w:rPr>
                <w:delText xml:space="preserve">testcase(string)], </w:delText>
              </w:r>
            </w:del>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ins w:id="145" w:author="Forfatter">
              <w:r>
                <w:rPr>
                  <w:rFonts w:ascii="Arial" w:hAnsi="Arial" w:cs="Arial"/>
                  <w:sz w:val="16"/>
                  <w:szCs w:val="16"/>
                </w:rPr>
                <w:t xml:space="preserve"> [</w:t>
              </w:r>
            </w:ins>
            <w:r>
              <w:rPr>
                <w:rFonts w:ascii="Arial" w:hAnsi="Arial" w:cs="Arial"/>
                <w:sz w:val="16"/>
                <w:szCs w:val="16"/>
              </w:rPr>
              <w:t xml:space="preserve">, </w:t>
            </w:r>
            <w:del w:id="146" w:author="Forfatter">
              <w:r w:rsidDel="001F673A">
                <w:rPr>
                  <w:rFonts w:ascii="Arial" w:hAnsi="Arial" w:cs="Arial"/>
                  <w:sz w:val="16"/>
                  <w:szCs w:val="16"/>
                </w:rPr>
                <w:delText xml:space="preserve"> </w:delText>
              </w:r>
              <w:r w:rsidDel="001F673A">
                <w:rPr>
                  <w:rFonts w:ascii="Arial" w:hAnsi="Arial" w:cs="Arial"/>
                  <w:sz w:val="16"/>
                  <w:szCs w:val="16"/>
                </w:rPr>
                <w:br/>
              </w:r>
            </w:del>
            <w:r>
              <w:rPr>
                <w:rFonts w:ascii="Arial" w:hAnsi="Arial" w:cs="Arial"/>
                <w:sz w:val="16"/>
                <w:szCs w:val="16"/>
              </w:rPr>
              <w:t xml:space="preserve">msg </w:t>
            </w:r>
            <w:ins w:id="147" w:author="Forfatter">
              <w:r>
                <w:rPr>
                  <w:rFonts w:ascii="Arial" w:hAnsi="Arial" w:cs="Arial"/>
                  <w:sz w:val="16"/>
                  <w:szCs w:val="16"/>
                </w:rPr>
                <w:t xml:space="preserve">[, tickoff_extent (t_extent_tickoff) </w:t>
              </w:r>
            </w:ins>
            <w:r>
              <w:rPr>
                <w:rFonts w:ascii="Arial" w:hAnsi="Arial" w:cs="Arial"/>
                <w:sz w:val="16"/>
                <w:szCs w:val="16"/>
              </w:rPr>
              <w:t>[, scope]</w:t>
            </w:r>
            <w:ins w:id="148" w:author="Forfatter">
              <w:r>
                <w:rPr>
                  <w:rFonts w:ascii="Arial" w:hAnsi="Arial" w:cs="Arial"/>
                  <w:sz w:val="16"/>
                  <w:szCs w:val="16"/>
                </w:rPr>
                <w:t>]]]</w:t>
              </w:r>
            </w:ins>
            <w:r w:rsidRPr="00413424">
              <w:rPr>
                <w:rFonts w:ascii="Arial" w:hAnsi="Arial" w:cs="Arial"/>
                <w:sz w:val="16"/>
                <w:szCs w:val="16"/>
              </w:rPr>
              <w:t xml:space="preserve"> </w:t>
            </w:r>
          </w:p>
          <w:p w14:paraId="6F720530"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p>
          <w:p w14:paraId="043E050B" w14:textId="77777777" w:rsidR="00E5108C" w:rsidRPr="00413424" w:rsidRDefault="00E5108C" w:rsidP="00E5108C">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5A541B2F"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67A3D002"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tick_off</w:t>
            </w:r>
            <w:r w:rsidRPr="00413424">
              <w:rPr>
                <w:rFonts w:ascii="Arial" w:hAnsi="Arial" w:cs="Arial"/>
                <w:sz w:val="16"/>
                <w:szCs w:val="16"/>
              </w:rPr>
              <w:t>_req_cov(“</w:t>
            </w:r>
            <w:r>
              <w:rPr>
                <w:rFonts w:ascii="Arial" w:hAnsi="Arial" w:cs="Arial"/>
                <w:sz w:val="16"/>
                <w:szCs w:val="16"/>
              </w:rPr>
              <w:t>UART_REQ</w:t>
            </w:r>
            <w:r w:rsidRPr="00413424">
              <w:rPr>
                <w:rFonts w:ascii="Arial" w:hAnsi="Arial" w:cs="Arial"/>
                <w:sz w:val="16"/>
                <w:szCs w:val="16"/>
              </w:rPr>
              <w:t>_1</w:t>
            </w:r>
            <w:del w:id="149" w:author="Forfatter">
              <w:r w:rsidRPr="00413424" w:rsidDel="001F673A">
                <w:rPr>
                  <w:rFonts w:ascii="Arial" w:hAnsi="Arial" w:cs="Arial"/>
                  <w:sz w:val="16"/>
                  <w:szCs w:val="16"/>
                </w:rPr>
                <w:delText>”, “T</w:delText>
              </w:r>
              <w:r w:rsidDel="001F673A">
                <w:rPr>
                  <w:rFonts w:ascii="Arial" w:hAnsi="Arial" w:cs="Arial"/>
                  <w:sz w:val="16"/>
                  <w:szCs w:val="16"/>
                </w:rPr>
                <w:delText>C_UART_9k6</w:delText>
              </w:r>
              <w:r w:rsidRPr="00413424" w:rsidDel="001F673A">
                <w:rPr>
                  <w:rFonts w:ascii="Arial" w:hAnsi="Arial" w:cs="Arial"/>
                  <w:sz w:val="16"/>
                  <w:szCs w:val="16"/>
                </w:rPr>
                <w:delText>”</w:delText>
              </w:r>
            </w:del>
            <w:proofErr w:type="gramStart"/>
            <w:r w:rsidRPr="00413424">
              <w:rPr>
                <w:rFonts w:ascii="Arial" w:hAnsi="Arial" w:cs="Arial"/>
                <w:sz w:val="16"/>
                <w:szCs w:val="16"/>
              </w:rPr>
              <w:t>);</w:t>
            </w:r>
            <w:proofErr w:type="gramEnd"/>
          </w:p>
          <w:p w14:paraId="126FD930"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p>
          <w:p w14:paraId="67EBAE99"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57960B35"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gramEnd"/>
            <w:r w:rsidRPr="00270B66">
              <w:rPr>
                <w:rFonts w:ascii="Arial" w:hAnsi="Arial" w:cs="Arial"/>
                <w:sz w:val="16"/>
                <w:szCs w:val="16"/>
                <w:lang w:val="en-US"/>
              </w:rPr>
              <w:t>“UART_REQ_1”</w:t>
            </w:r>
            <w:del w:id="150" w:author="Forfatter">
              <w:r w:rsidRPr="00270B66" w:rsidDel="001F673A">
                <w:rPr>
                  <w:rFonts w:ascii="Arial" w:hAnsi="Arial" w:cs="Arial"/>
                  <w:sz w:val="16"/>
                  <w:szCs w:val="16"/>
                  <w:lang w:val="en-US"/>
                </w:rPr>
                <w:delText>, “T</w:delText>
              </w:r>
              <w:r w:rsidDel="001F673A">
                <w:rPr>
                  <w:rFonts w:ascii="Arial" w:hAnsi="Arial" w:cs="Arial"/>
                  <w:sz w:val="16"/>
                  <w:szCs w:val="16"/>
                  <w:lang w:val="en-US"/>
                </w:rPr>
                <w:delText>C</w:delText>
              </w:r>
              <w:r w:rsidRPr="00270B66" w:rsidDel="001F673A">
                <w:rPr>
                  <w:rFonts w:ascii="Arial" w:hAnsi="Arial" w:cs="Arial"/>
                  <w:sz w:val="16"/>
                  <w:szCs w:val="16"/>
                  <w:lang w:val="en-US"/>
                </w:rPr>
                <w:delText>_UART_9k6”</w:delText>
              </w:r>
            </w:del>
            <w:r w:rsidRPr="00270B66">
              <w:rPr>
                <w:rFonts w:ascii="Arial" w:hAnsi="Arial" w:cs="Arial"/>
                <w:sz w:val="16"/>
                <w:szCs w:val="16"/>
                <w:lang w:val="en-US"/>
              </w:rPr>
              <w:t>, FAIL);</w:t>
            </w:r>
          </w:p>
          <w:p w14:paraId="3238D21D"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48E15E8D"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gramStart"/>
            <w:r>
              <w:rPr>
                <w:rFonts w:ascii="Arial" w:hAnsi="Arial" w:cs="Arial"/>
                <w:sz w:val="16"/>
                <w:szCs w:val="16"/>
              </w:rPr>
              <w:t>In order to</w:t>
            </w:r>
            <w:proofErr w:type="gramEnd"/>
            <w:r>
              <w:rPr>
                <w:rFonts w:ascii="Arial" w:hAnsi="Arial" w:cs="Arial"/>
                <w:sz w:val="16"/>
                <w:szCs w:val="16"/>
              </w:rPr>
              <w:t xml:space="preserve"> include msg and scope test_status </w:t>
            </w:r>
            <w:ins w:id="151" w:author="Forfatter">
              <w:r>
                <w:rPr>
                  <w:rFonts w:ascii="Arial" w:hAnsi="Arial" w:cs="Arial"/>
                  <w:sz w:val="16"/>
                  <w:szCs w:val="16"/>
                </w:rPr>
                <w:t xml:space="preserve">and tickoff_extent </w:t>
              </w:r>
            </w:ins>
            <w:r>
              <w:rPr>
                <w:rFonts w:ascii="Arial" w:hAnsi="Arial" w:cs="Arial"/>
                <w:sz w:val="16"/>
                <w:szCs w:val="16"/>
              </w:rPr>
              <w:t>must be included</w:t>
            </w:r>
          </w:p>
          <w:p w14:paraId="08F5340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gramEnd"/>
            <w:r w:rsidRPr="00270B66">
              <w:rPr>
                <w:rFonts w:ascii="Arial" w:hAnsi="Arial" w:cs="Arial"/>
                <w:sz w:val="16"/>
                <w:szCs w:val="16"/>
                <w:lang w:val="en-US"/>
              </w:rPr>
              <w:t xml:space="preserve">“UART_REQ_1”, </w:t>
            </w:r>
            <w:del w:id="152" w:author="Forfatter">
              <w:r w:rsidRPr="00270B66" w:rsidDel="001F673A">
                <w:rPr>
                  <w:rFonts w:ascii="Arial" w:hAnsi="Arial" w:cs="Arial"/>
                  <w:sz w:val="16"/>
                  <w:szCs w:val="16"/>
                  <w:lang w:val="en-US"/>
                </w:rPr>
                <w:delText>“T</w:delText>
              </w:r>
              <w:r w:rsidDel="001F673A">
                <w:rPr>
                  <w:rFonts w:ascii="Arial" w:hAnsi="Arial" w:cs="Arial"/>
                  <w:sz w:val="16"/>
                  <w:szCs w:val="16"/>
                  <w:lang w:val="en-US"/>
                </w:rPr>
                <w:delText>C</w:delText>
              </w:r>
              <w:r w:rsidRPr="00270B66" w:rsidDel="001F673A">
                <w:rPr>
                  <w:rFonts w:ascii="Arial" w:hAnsi="Arial" w:cs="Arial"/>
                  <w:sz w:val="16"/>
                  <w:szCs w:val="16"/>
                  <w:lang w:val="en-US"/>
                </w:rPr>
                <w:delText xml:space="preserve">_UART_9k6”, </w:delText>
              </w:r>
            </w:del>
            <w:r w:rsidRPr="00270B66">
              <w:rPr>
                <w:rFonts w:ascii="Arial" w:hAnsi="Arial" w:cs="Arial"/>
                <w:sz w:val="16"/>
                <w:szCs w:val="16"/>
                <w:lang w:val="en-US"/>
              </w:rPr>
              <w:t>NA, ”my_msg”);</w:t>
            </w:r>
          </w:p>
          <w:p w14:paraId="41D973C4" w14:textId="77777777" w:rsidR="00E5108C" w:rsidRPr="00C26E1E" w:rsidRDefault="00E5108C" w:rsidP="00E5108C">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Pr>
                <w:rFonts w:ascii="Arial" w:hAnsi="Arial" w:cs="Arial"/>
                <w:sz w:val="16"/>
                <w:szCs w:val="16"/>
                <w:lang w:val="en-US"/>
              </w:rPr>
              <w:t>.</w:t>
            </w:r>
            <w:r w:rsidRPr="00C26E1E">
              <w:rPr>
                <w:rFonts w:ascii="Arial" w:hAnsi="Arial" w:cs="Arial"/>
                <w:sz w:val="16"/>
                <w:szCs w:val="16"/>
                <w:lang w:val="en-US"/>
              </w:rPr>
              <w:t xml:space="preserve"> </w:t>
            </w:r>
          </w:p>
          <w:p w14:paraId="4E3AF8C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gramEnd"/>
            <w:r w:rsidRPr="00270B66">
              <w:rPr>
                <w:rFonts w:ascii="Arial" w:hAnsi="Arial" w:cs="Arial"/>
                <w:sz w:val="16"/>
                <w:szCs w:val="16"/>
                <w:lang w:val="en-US"/>
              </w:rPr>
              <w:t xml:space="preserve">“UART_REQ_1”, NA, ”my_msg”, </w:t>
            </w:r>
            <w:ins w:id="153" w:author="Forfatter">
              <w:r>
                <w:rPr>
                  <w:rFonts w:ascii="Arial" w:hAnsi="Arial" w:cs="Arial"/>
                  <w:sz w:val="16"/>
                  <w:szCs w:val="16"/>
                  <w:lang w:val="en-US"/>
                </w:rPr>
                <w:t xml:space="preserve">LIST_EVERY_TICKOFF, </w:t>
              </w:r>
            </w:ins>
            <w:r w:rsidRPr="00270B66">
              <w:rPr>
                <w:rFonts w:ascii="Arial" w:hAnsi="Arial" w:cs="Arial"/>
                <w:sz w:val="16"/>
                <w:szCs w:val="16"/>
                <w:lang w:val="en-US"/>
              </w:rPr>
              <w:t>”my_scope”);</w:t>
            </w:r>
          </w:p>
          <w:p w14:paraId="4766A43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7733DEC2" w14:textId="66609EE4"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p>
        </w:tc>
        <w:tc>
          <w:tcPr>
            <w:tcW w:w="2659" w:type="pct"/>
            <w:shd w:val="clear" w:color="auto" w:fill="auto"/>
          </w:tcPr>
          <w:p w14:paraId="47B6951E"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r>
              <w:rPr>
                <w:rFonts w:ascii="Arial" w:hAnsi="Arial" w:cs="Arial"/>
                <w:sz w:val="16"/>
                <w:szCs w:val="16"/>
              </w:rPr>
              <w:t xml:space="preserve">test_status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42837026"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the partial coverage file (specified in the initialize_req_</w:t>
            </w:r>
            <w:proofErr w:type="gramStart"/>
            <w:r>
              <w:rPr>
                <w:rFonts w:ascii="Arial" w:hAnsi="Arial" w:cs="Arial"/>
                <w:sz w:val="16"/>
                <w:szCs w:val="16"/>
              </w:rPr>
              <w:t>cov(</w:t>
            </w:r>
            <w:proofErr w:type="gramEnd"/>
            <w:r>
              <w:rPr>
                <w:rFonts w:ascii="Arial" w:hAnsi="Arial" w:cs="Arial"/>
                <w:sz w:val="16"/>
                <w:szCs w:val="16"/>
              </w:rPr>
              <w:t>) command).</w:t>
            </w:r>
          </w:p>
          <w:p w14:paraId="477229E3"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r w:rsidRPr="005A634E">
              <w:rPr>
                <w:rFonts w:ascii="Arial" w:hAnsi="Arial" w:cs="Arial"/>
                <w:i/>
                <w:iCs/>
                <w:sz w:val="16"/>
                <w:szCs w:val="16"/>
              </w:rPr>
              <w:t>t</w:t>
            </w:r>
            <w:r>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Pr>
                <w:rFonts w:ascii="Arial" w:hAnsi="Arial" w:cs="Arial"/>
                <w:sz w:val="16"/>
                <w:szCs w:val="16"/>
              </w:rPr>
              <w:t>uirement 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Pr>
                <w:rFonts w:ascii="Arial" w:hAnsi="Arial" w:cs="Arial"/>
                <w:sz w:val="16"/>
                <w:szCs w:val="16"/>
              </w:rPr>
              <w:t xml:space="preserve">TB_WARNING </w:t>
            </w:r>
            <w:r w:rsidRPr="00413424">
              <w:rPr>
                <w:rFonts w:ascii="Arial" w:hAnsi="Arial" w:cs="Arial"/>
                <w:sz w:val="16"/>
                <w:szCs w:val="16"/>
              </w:rPr>
              <w:t>if the specified requirement was not found.</w:t>
            </w:r>
          </w:p>
          <w:p w14:paraId="01BDB945" w14:textId="77777777" w:rsidR="00E5108C" w:rsidRPr="00413424" w:rsidRDefault="00E5108C" w:rsidP="00E5108C">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E5108C" w:rsidRPr="00413424" w14:paraId="06CF17F6" w14:textId="77777777" w:rsidTr="002B708F">
              <w:tc>
                <w:tcPr>
                  <w:tcW w:w="1334" w:type="dxa"/>
                  <w:shd w:val="clear" w:color="auto" w:fill="auto"/>
                </w:tcPr>
                <w:p w14:paraId="66792A56"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515A0DC5"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E5108C" w:rsidRPr="00413424" w:rsidDel="001F673A" w14:paraId="2D38146B" w14:textId="77777777" w:rsidTr="002B708F">
              <w:trPr>
                <w:del w:id="154" w:author="Forfatter"/>
              </w:trPr>
              <w:tc>
                <w:tcPr>
                  <w:tcW w:w="1334" w:type="dxa"/>
                  <w:shd w:val="clear" w:color="auto" w:fill="auto"/>
                </w:tcPr>
                <w:p w14:paraId="51D6E03A" w14:textId="77777777" w:rsidR="00E5108C" w:rsidRPr="00413424" w:rsidDel="001F673A" w:rsidRDefault="00E5108C" w:rsidP="00E5108C">
                  <w:pPr>
                    <w:tabs>
                      <w:tab w:val="left" w:pos="4820"/>
                    </w:tabs>
                    <w:spacing w:before="20" w:after="20" w:line="20" w:lineRule="atLeast"/>
                    <w:rPr>
                      <w:del w:id="155" w:author="Forfatter"/>
                      <w:rFonts w:ascii="Arial" w:hAnsi="Arial" w:cs="Arial"/>
                      <w:sz w:val="16"/>
                      <w:szCs w:val="16"/>
                    </w:rPr>
                  </w:pPr>
                  <w:del w:id="156"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3B650330" w14:textId="77777777" w:rsidR="00E5108C" w:rsidRPr="00413424" w:rsidDel="001F673A" w:rsidRDefault="00E5108C" w:rsidP="00E5108C">
                  <w:pPr>
                    <w:tabs>
                      <w:tab w:val="left" w:pos="4820"/>
                    </w:tabs>
                    <w:spacing w:before="20" w:after="20" w:line="20" w:lineRule="atLeast"/>
                    <w:rPr>
                      <w:del w:id="157" w:author="Forfatter"/>
                      <w:rFonts w:ascii="Arial" w:hAnsi="Arial" w:cs="Arial"/>
                      <w:sz w:val="16"/>
                      <w:szCs w:val="16"/>
                    </w:rPr>
                  </w:pPr>
                  <w:del w:id="158"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initialize_req_cov()</w:delText>
                    </w:r>
                  </w:del>
                </w:p>
              </w:tc>
            </w:tr>
            <w:tr w:rsidR="00E5108C" w:rsidRPr="00413424" w14:paraId="456C697A" w14:textId="77777777" w:rsidTr="002B708F">
              <w:tc>
                <w:tcPr>
                  <w:tcW w:w="1334" w:type="dxa"/>
                  <w:shd w:val="clear" w:color="auto" w:fill="auto"/>
                </w:tcPr>
                <w:p w14:paraId="5B740764"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i/>
                      <w:sz w:val="16"/>
                      <w:szCs w:val="16"/>
                    </w:rPr>
                    <w:t>:</w:t>
                  </w:r>
                </w:p>
              </w:tc>
              <w:tc>
                <w:tcPr>
                  <w:tcW w:w="6491" w:type="dxa"/>
                  <w:shd w:val="clear" w:color="auto" w:fill="auto"/>
                </w:tcPr>
                <w:p w14:paraId="0D4C5BDA"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to explicitly fail the requirement. </w:t>
                  </w:r>
                  <w:r>
                    <w:rPr>
                      <w:rFonts w:ascii="Arial" w:hAnsi="Arial" w:cs="Arial"/>
                      <w:sz w:val="16"/>
                      <w:szCs w:val="16"/>
                    </w:rPr>
                    <w:br/>
                    <w:t>Default: NA.  Not applicable means test status will be determined by an alert mismatch as described above.</w:t>
                  </w:r>
                </w:p>
              </w:tc>
            </w:tr>
            <w:tr w:rsidR="00E5108C" w:rsidRPr="00413424" w14:paraId="230C34AE" w14:textId="77777777" w:rsidTr="002B708F">
              <w:tc>
                <w:tcPr>
                  <w:tcW w:w="1334" w:type="dxa"/>
                  <w:shd w:val="clear" w:color="auto" w:fill="auto"/>
                </w:tcPr>
                <w:p w14:paraId="6B173865"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msg</w:t>
                  </w:r>
                </w:p>
              </w:tc>
              <w:tc>
                <w:tcPr>
                  <w:tcW w:w="6491" w:type="dxa"/>
                  <w:shd w:val="clear" w:color="auto" w:fill="auto"/>
                </w:tcPr>
                <w:p w14:paraId="74DB7B0A"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message. Only possible after preceding test_status (use NA unless FAIL). </w:t>
                  </w:r>
                </w:p>
              </w:tc>
            </w:tr>
            <w:tr w:rsidR="00E5108C" w:rsidRPr="00413424" w14:paraId="1BEA2F7D" w14:textId="77777777" w:rsidTr="002B708F">
              <w:trPr>
                <w:ins w:id="159" w:author="Forfatter"/>
              </w:trPr>
              <w:tc>
                <w:tcPr>
                  <w:tcW w:w="1334" w:type="dxa"/>
                  <w:shd w:val="clear" w:color="auto" w:fill="auto"/>
                </w:tcPr>
                <w:p w14:paraId="264DCF67" w14:textId="77777777" w:rsidR="00E5108C" w:rsidRDefault="00E5108C" w:rsidP="00E5108C">
                  <w:pPr>
                    <w:tabs>
                      <w:tab w:val="left" w:pos="4820"/>
                    </w:tabs>
                    <w:spacing w:before="20" w:after="20" w:line="20" w:lineRule="atLeast"/>
                    <w:rPr>
                      <w:ins w:id="160" w:author="Forfatter"/>
                      <w:rFonts w:ascii="Arial" w:hAnsi="Arial" w:cs="Arial"/>
                      <w:sz w:val="16"/>
                      <w:szCs w:val="16"/>
                    </w:rPr>
                  </w:pPr>
                  <w:ins w:id="161" w:author="Forfatter">
                    <w:r>
                      <w:rPr>
                        <w:rFonts w:ascii="Arial" w:hAnsi="Arial" w:cs="Arial"/>
                        <w:sz w:val="16"/>
                        <w:szCs w:val="16"/>
                      </w:rPr>
                      <w:t>- tickoff_extent</w:t>
                    </w:r>
                  </w:ins>
                </w:p>
              </w:tc>
              <w:tc>
                <w:tcPr>
                  <w:tcW w:w="6491" w:type="dxa"/>
                  <w:shd w:val="clear" w:color="auto" w:fill="auto"/>
                </w:tcPr>
                <w:p w14:paraId="121A743E" w14:textId="77777777" w:rsidR="00E5108C" w:rsidRDefault="00E5108C" w:rsidP="00E5108C">
                  <w:pPr>
                    <w:tabs>
                      <w:tab w:val="left" w:pos="4820"/>
                    </w:tabs>
                    <w:spacing w:before="20" w:after="20" w:line="20" w:lineRule="atLeast"/>
                    <w:rPr>
                      <w:ins w:id="162" w:author="Forfatter"/>
                      <w:rFonts w:ascii="Arial" w:hAnsi="Arial" w:cs="Arial"/>
                      <w:sz w:val="16"/>
                      <w:szCs w:val="16"/>
                    </w:rPr>
                  </w:pPr>
                  <w:ins w:id="163" w:author="Forfatter">
                    <w:r>
                      <w:rPr>
                        <w:rFonts w:ascii="Arial" w:hAnsi="Arial" w:cs="Arial"/>
                        <w:sz w:val="16"/>
                        <w:szCs w:val="16"/>
                      </w:rPr>
                      <w:t>Optional: LIST_EVERY</w:t>
                    </w:r>
                    <w:del w:id="164" w:author="Forfatter">
                      <w:r w:rsidDel="00D823A9">
                        <w:rPr>
                          <w:rFonts w:ascii="Arial" w:hAnsi="Arial" w:cs="Arial"/>
                          <w:sz w:val="16"/>
                          <w:szCs w:val="16"/>
                        </w:rPr>
                        <w:delText>SINGLE</w:delText>
                      </w:r>
                    </w:del>
                    <w:r>
                      <w:rPr>
                        <w:rFonts w:ascii="Arial" w:hAnsi="Arial" w:cs="Arial"/>
                        <w:sz w:val="16"/>
                        <w:szCs w:val="16"/>
                      </w:rPr>
                      <w:t>_TICKOFF to marke every requirement tick-off with test_status in the Partial coverage file.</w:t>
                    </w:r>
                    <w:del w:id="165" w:author="Forfatter">
                      <w:r w:rsidDel="00D823A9">
                        <w:rPr>
                          <w:rFonts w:ascii="Arial" w:hAnsi="Arial" w:cs="Arial"/>
                          <w:sz w:val="16"/>
                          <w:szCs w:val="16"/>
                        </w:rPr>
                        <w:delText>to only mark requirement once in the Partial coverage file. A test_status change from PASS to FAIL will result in two tick-offs.</w:delText>
                      </w:r>
                    </w:del>
                    <w:r>
                      <w:rPr>
                        <w:rFonts w:ascii="Arial" w:hAnsi="Arial" w:cs="Arial"/>
                        <w:sz w:val="16"/>
                        <w:szCs w:val="16"/>
                      </w:rPr>
                      <w:br/>
                      <w:t>Default: LIST_SINGLE</w:t>
                    </w:r>
                    <w:del w:id="166" w:author="Forfatter">
                      <w:r w:rsidDel="00D823A9">
                        <w:rPr>
                          <w:rFonts w:ascii="Arial" w:hAnsi="Arial" w:cs="Arial"/>
                          <w:sz w:val="16"/>
                          <w:szCs w:val="16"/>
                        </w:rPr>
                        <w:delText>EVERY</w:delText>
                      </w:r>
                    </w:del>
                    <w:r>
                      <w:rPr>
                        <w:rFonts w:ascii="Arial" w:hAnsi="Arial" w:cs="Arial"/>
                        <w:sz w:val="16"/>
                        <w:szCs w:val="16"/>
                      </w:rPr>
                      <w:t>_TICKOFF to only mark requirement once in the Partial coverage file. A test_status change from PASS to FAIL will result in two tick-offs.</w:t>
                    </w:r>
                    <w:del w:id="167" w:author="Forfatter">
                      <w:r w:rsidDel="00D823A9">
                        <w:rPr>
                          <w:rFonts w:ascii="Arial" w:hAnsi="Arial" w:cs="Arial"/>
                          <w:sz w:val="16"/>
                          <w:szCs w:val="16"/>
                        </w:rPr>
                        <w:delText>to marke every requirement tick-off with test_status in the Partial coverage file.</w:delText>
                      </w:r>
                    </w:del>
                    <w:r>
                      <w:rPr>
                        <w:rFonts w:ascii="Arial" w:hAnsi="Arial" w:cs="Arial"/>
                        <w:sz w:val="16"/>
                        <w:szCs w:val="16"/>
                      </w:rPr>
                      <w:t xml:space="preserve"> </w:t>
                    </w:r>
                  </w:ins>
                </w:p>
              </w:tc>
            </w:tr>
            <w:tr w:rsidR="00E5108C" w:rsidRPr="00413424" w14:paraId="23F84A1A" w14:textId="77777777" w:rsidTr="002B708F">
              <w:tc>
                <w:tcPr>
                  <w:tcW w:w="1334" w:type="dxa"/>
                  <w:shd w:val="clear" w:color="auto" w:fill="auto"/>
                </w:tcPr>
                <w:p w14:paraId="022C9466"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0345B332"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1BF5C32C" w14:textId="4706AE7C" w:rsidR="00E5108C" w:rsidRPr="008D3930" w:rsidRDefault="00E5108C" w:rsidP="00E5108C">
            <w:pPr>
              <w:pStyle w:val="Listeavsnitt"/>
              <w:numPr>
                <w:ilvl w:val="0"/>
                <w:numId w:val="22"/>
              </w:numPr>
              <w:tabs>
                <w:tab w:val="left" w:pos="4820"/>
              </w:tabs>
              <w:spacing w:before="20" w:after="20" w:line="20" w:lineRule="atLeast"/>
              <w:rPr>
                <w:rFonts w:ascii="Arial" w:hAnsi="Arial" w:cs="Arial"/>
                <w:sz w:val="16"/>
                <w:szCs w:val="16"/>
              </w:rPr>
            </w:pPr>
          </w:p>
        </w:tc>
      </w:tr>
      <w:tr w:rsidR="00E5108C" w:rsidRPr="00AC5065" w14:paraId="3BC21279" w14:textId="77777777" w:rsidTr="00E5108C">
        <w:tc>
          <w:tcPr>
            <w:tcW w:w="833" w:type="pct"/>
            <w:shd w:val="clear" w:color="auto" w:fill="auto"/>
          </w:tcPr>
          <w:p w14:paraId="0649245D" w14:textId="30E3E56A"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508" w:type="pct"/>
            <w:shd w:val="clear" w:color="auto" w:fill="auto"/>
          </w:tcPr>
          <w:p w14:paraId="31E4E5DB"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VOID(t_void)</w:t>
            </w:r>
          </w:p>
          <w:p w14:paraId="3552CDF0"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p>
          <w:p w14:paraId="3F04C9C5" w14:textId="44B33FB0"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VOID);</w:t>
            </w:r>
          </w:p>
        </w:tc>
        <w:tc>
          <w:tcPr>
            <w:tcW w:w="2659" w:type="pct"/>
            <w:shd w:val="clear" w:color="auto" w:fill="auto"/>
          </w:tcPr>
          <w:p w14:paraId="2B9F1210"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1084C276" w14:textId="77777777" w:rsidR="00E5108C" w:rsidRDefault="00E5108C" w:rsidP="00E5108C">
            <w:pPr>
              <w:tabs>
                <w:tab w:val="left" w:pos="4820"/>
              </w:tabs>
              <w:spacing w:before="20" w:after="20" w:line="20" w:lineRule="atLeast"/>
              <w:rPr>
                <w:rFonts w:ascii="Arial" w:hAnsi="Arial" w:cs="Arial"/>
                <w:iCs/>
                <w:sz w:val="16"/>
                <w:szCs w:val="16"/>
              </w:rPr>
            </w:pPr>
            <w:r>
              <w:rPr>
                <w:rFonts w:ascii="Arial" w:hAnsi="Arial" w:cs="Arial"/>
                <w:sz w:val="16"/>
                <w:szCs w:val="16"/>
              </w:rPr>
              <w:t>If alert status is OK – appends a line to partial coverage file: ‘S</w:t>
            </w:r>
            <w:r>
              <w:rPr>
                <w:rFonts w:ascii="Arial" w:hAnsi="Arial" w:cs="Arial"/>
                <w:iCs/>
                <w:sz w:val="16"/>
                <w:szCs w:val="16"/>
              </w:rPr>
              <w:t>UMMARY, &lt;Testcase name&gt;, PASS’</w:t>
            </w:r>
          </w:p>
          <w:p w14:paraId="5024E9C1"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If alert status is not OK – appends a line to partial coverage file: ‘S</w:t>
            </w:r>
            <w:r>
              <w:rPr>
                <w:rFonts w:ascii="Arial" w:hAnsi="Arial" w:cs="Arial"/>
                <w:iCs/>
                <w:sz w:val="16"/>
                <w:szCs w:val="16"/>
              </w:rPr>
              <w:t>UMMARY, &lt;Testcase name&gt;, FAIL’</w:t>
            </w:r>
          </w:p>
          <w:p w14:paraId="3328767E"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35BD5712" w14:textId="32569066" w:rsidR="00E5108C" w:rsidRPr="008D3930"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Pr>
                <w:rFonts w:ascii="Arial" w:hAnsi="Arial" w:cs="Arial"/>
                <w:sz w:val="16"/>
                <w:szCs w:val="16"/>
              </w:rPr>
              <w:t xml:space="preserve">If simulation never reached this command, </w:t>
            </w:r>
            <w:proofErr w:type="gramStart"/>
            <w:r>
              <w:rPr>
                <w:rFonts w:ascii="Arial" w:hAnsi="Arial" w:cs="Arial"/>
                <w:sz w:val="16"/>
                <w:szCs w:val="16"/>
              </w:rPr>
              <w:t>e.g.</w:t>
            </w:r>
            <w:proofErr w:type="gramEnd"/>
            <w:r>
              <w:rPr>
                <w:rFonts w:ascii="Arial" w:hAnsi="Arial" w:cs="Arial"/>
                <w:sz w:val="16"/>
                <w:szCs w:val="16"/>
              </w:rPr>
              <w:t xml:space="preserve"> if failed, then no summary line is written – indicating FAIL</w:t>
            </w:r>
          </w:p>
        </w:tc>
      </w:tr>
      <w:tr w:rsidR="00E5108C" w:rsidRPr="00AC5065" w14:paraId="276B2F4B" w14:textId="77777777" w:rsidTr="00E5108C">
        <w:tc>
          <w:tcPr>
            <w:tcW w:w="833" w:type="pct"/>
            <w:shd w:val="clear" w:color="auto" w:fill="auto"/>
          </w:tcPr>
          <w:p w14:paraId="2DDB8E23" w14:textId="6F5529A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lastRenderedPageBreak/>
              <w:t>cond_tick_off_req_</w:t>
            </w:r>
            <w:proofErr w:type="gramStart"/>
            <w:r>
              <w:rPr>
                <w:rFonts w:ascii="Arial" w:hAnsi="Arial" w:cs="Arial"/>
                <w:sz w:val="16"/>
                <w:szCs w:val="16"/>
              </w:rPr>
              <w:t>cov(</w:t>
            </w:r>
            <w:proofErr w:type="gramEnd"/>
            <w:r>
              <w:rPr>
                <w:rFonts w:ascii="Arial" w:hAnsi="Arial" w:cs="Arial"/>
                <w:sz w:val="16"/>
                <w:szCs w:val="16"/>
              </w:rPr>
              <w:t>)</w:t>
            </w:r>
          </w:p>
        </w:tc>
        <w:tc>
          <w:tcPr>
            <w:tcW w:w="1508" w:type="pct"/>
            <w:shd w:val="clear" w:color="auto" w:fill="auto"/>
          </w:tcPr>
          <w:p w14:paraId="5AE893E1" w14:textId="1177F194"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See tick_off_req_</w:t>
            </w:r>
            <w:proofErr w:type="gramStart"/>
            <w:r>
              <w:rPr>
                <w:rFonts w:ascii="Arial" w:hAnsi="Arial" w:cs="Arial"/>
                <w:sz w:val="16"/>
                <w:szCs w:val="16"/>
              </w:rPr>
              <w:t>cov(</w:t>
            </w:r>
            <w:proofErr w:type="gramEnd"/>
            <w:r>
              <w:rPr>
                <w:rFonts w:ascii="Arial" w:hAnsi="Arial" w:cs="Arial"/>
                <w:sz w:val="16"/>
                <w:szCs w:val="16"/>
              </w:rPr>
              <w:t>) paramteres and examples above.</w:t>
            </w:r>
          </w:p>
        </w:tc>
        <w:tc>
          <w:tcPr>
            <w:tcW w:w="2659" w:type="pct"/>
            <w:shd w:val="clear" w:color="auto" w:fill="auto"/>
          </w:tcPr>
          <w:p w14:paraId="0EC22838" w14:textId="4C083D8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In addition</w:t>
            </w:r>
            <w:r w:rsidR="00FA4486">
              <w:rPr>
                <w:rFonts w:ascii="Arial" w:hAnsi="Arial" w:cs="Arial"/>
                <w:sz w:val="16"/>
                <w:szCs w:val="16"/>
              </w:rPr>
              <w:t xml:space="preserve"> to </w:t>
            </w:r>
            <w:r w:rsidR="00213236">
              <w:rPr>
                <w:rFonts w:ascii="Arial" w:hAnsi="Arial" w:cs="Arial"/>
                <w:sz w:val="16"/>
                <w:szCs w:val="16"/>
              </w:rPr>
              <w:t xml:space="preserve">the </w:t>
            </w:r>
            <w:r w:rsidR="00FA4486">
              <w:rPr>
                <w:rFonts w:ascii="Arial" w:hAnsi="Arial" w:cs="Arial"/>
                <w:sz w:val="16"/>
                <w:szCs w:val="16"/>
              </w:rPr>
              <w:t>tick_off_req_</w:t>
            </w:r>
            <w:proofErr w:type="gramStart"/>
            <w:r w:rsidR="00FA4486">
              <w:rPr>
                <w:rFonts w:ascii="Arial" w:hAnsi="Arial" w:cs="Arial"/>
                <w:sz w:val="16"/>
                <w:szCs w:val="16"/>
              </w:rPr>
              <w:t>cov(</w:t>
            </w:r>
            <w:proofErr w:type="gramEnd"/>
            <w:r w:rsidR="00FA4486">
              <w:rPr>
                <w:rFonts w:ascii="Arial" w:hAnsi="Arial" w:cs="Arial"/>
                <w:sz w:val="16"/>
                <w:szCs w:val="16"/>
              </w:rPr>
              <w:t>) description above</w:t>
            </w:r>
            <w:r>
              <w:rPr>
                <w:rFonts w:ascii="Arial" w:hAnsi="Arial" w:cs="Arial"/>
                <w:sz w:val="16"/>
                <w:szCs w:val="16"/>
              </w:rPr>
              <w:t xml:space="preserve">, </w:t>
            </w:r>
            <w:r w:rsidR="00C34CD9">
              <w:rPr>
                <w:rFonts w:ascii="Arial" w:hAnsi="Arial" w:cs="Arial"/>
                <w:sz w:val="16"/>
                <w:szCs w:val="16"/>
              </w:rPr>
              <w:t>all of the</w:t>
            </w:r>
            <w:r w:rsidR="00FA4486">
              <w:rPr>
                <w:rFonts w:ascii="Arial" w:hAnsi="Arial" w:cs="Arial"/>
                <w:sz w:val="16"/>
                <w:szCs w:val="16"/>
              </w:rPr>
              <w:t xml:space="preserve"> </w:t>
            </w:r>
            <w:r>
              <w:rPr>
                <w:rFonts w:ascii="Arial" w:hAnsi="Arial" w:cs="Arial"/>
                <w:sz w:val="16"/>
                <w:szCs w:val="16"/>
              </w:rPr>
              <w:t xml:space="preserve">requirements </w:t>
            </w:r>
            <w:r w:rsidR="00133EAE">
              <w:rPr>
                <w:rFonts w:ascii="Arial" w:hAnsi="Arial" w:cs="Arial"/>
                <w:sz w:val="16"/>
                <w:szCs w:val="16"/>
              </w:rPr>
              <w:t xml:space="preserve">that are </w:t>
            </w:r>
            <w:r w:rsidR="00FA4486">
              <w:rPr>
                <w:rFonts w:ascii="Arial" w:hAnsi="Arial" w:cs="Arial"/>
                <w:sz w:val="16"/>
                <w:szCs w:val="16"/>
              </w:rPr>
              <w:t>disabled</w:t>
            </w:r>
            <w:r>
              <w:rPr>
                <w:rFonts w:ascii="Arial" w:hAnsi="Arial" w:cs="Arial"/>
                <w:sz w:val="16"/>
                <w:szCs w:val="16"/>
              </w:rPr>
              <w:t xml:space="preserve"> </w:t>
            </w:r>
            <w:r w:rsidR="00FA4486">
              <w:rPr>
                <w:rFonts w:ascii="Arial" w:hAnsi="Arial" w:cs="Arial"/>
                <w:sz w:val="16"/>
                <w:szCs w:val="16"/>
              </w:rPr>
              <w:t>for</w:t>
            </w:r>
            <w:r>
              <w:rPr>
                <w:rFonts w:ascii="Arial" w:hAnsi="Arial" w:cs="Arial"/>
                <w:sz w:val="16"/>
                <w:szCs w:val="16"/>
              </w:rPr>
              <w:t xml:space="preserve"> conditional tick off</w:t>
            </w:r>
            <w:r w:rsidR="00FA4486">
              <w:rPr>
                <w:rFonts w:ascii="Arial" w:hAnsi="Arial" w:cs="Arial"/>
                <w:sz w:val="16"/>
                <w:szCs w:val="16"/>
              </w:rPr>
              <w:t xml:space="preserve"> </w:t>
            </w:r>
            <w:r w:rsidR="00133EAE">
              <w:rPr>
                <w:rFonts w:ascii="Arial" w:hAnsi="Arial" w:cs="Arial"/>
                <w:sz w:val="16"/>
                <w:szCs w:val="16"/>
              </w:rPr>
              <w:t xml:space="preserve">will not be </w:t>
            </w:r>
            <w:r>
              <w:rPr>
                <w:rFonts w:ascii="Arial" w:hAnsi="Arial" w:cs="Arial"/>
                <w:sz w:val="16"/>
                <w:szCs w:val="16"/>
              </w:rPr>
              <w:t xml:space="preserve">ticked off in the partial coverage file. </w:t>
            </w:r>
            <w:r w:rsidR="00C34CD9">
              <w:rPr>
                <w:rFonts w:ascii="Arial" w:hAnsi="Arial" w:cs="Arial"/>
                <w:sz w:val="16"/>
                <w:szCs w:val="16"/>
              </w:rPr>
              <w:t>Note that a</w:t>
            </w:r>
            <w:r w:rsidR="00133EAE">
              <w:rPr>
                <w:rFonts w:ascii="Arial" w:hAnsi="Arial" w:cs="Arial"/>
                <w:sz w:val="16"/>
                <w:szCs w:val="16"/>
              </w:rPr>
              <w:t>ny other requirement that is not disbled for conditional tick off will be</w:t>
            </w:r>
            <w:r>
              <w:rPr>
                <w:rFonts w:ascii="Arial" w:hAnsi="Arial" w:cs="Arial"/>
                <w:sz w:val="16"/>
                <w:szCs w:val="16"/>
              </w:rPr>
              <w:t xml:space="preserve"> ticked off in the partial coverage file.</w:t>
            </w:r>
          </w:p>
          <w:p w14:paraId="582AD91E" w14:textId="77777777" w:rsidR="003308A4" w:rsidRDefault="003308A4" w:rsidP="00E5108C">
            <w:pPr>
              <w:tabs>
                <w:tab w:val="left" w:pos="4820"/>
              </w:tabs>
              <w:spacing w:before="20" w:after="20" w:line="20" w:lineRule="atLeast"/>
              <w:rPr>
                <w:rFonts w:ascii="Arial" w:hAnsi="Arial" w:cs="Arial"/>
                <w:sz w:val="16"/>
                <w:szCs w:val="16"/>
              </w:rPr>
            </w:pPr>
          </w:p>
          <w:p w14:paraId="277DFD4D" w14:textId="2D5296CB" w:rsidR="003308A4" w:rsidRPr="003308A4" w:rsidRDefault="003308A4"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tick off, i.e. will act as being called using the tick_off_req_</w:t>
            </w:r>
            <w:proofErr w:type="gramStart"/>
            <w:r>
              <w:rPr>
                <w:rFonts w:ascii="Arial" w:hAnsi="Arial" w:cs="Arial"/>
                <w:sz w:val="16"/>
                <w:szCs w:val="16"/>
              </w:rPr>
              <w:t>cov(</w:t>
            </w:r>
            <w:proofErr w:type="gramEnd"/>
            <w:r>
              <w:rPr>
                <w:rFonts w:ascii="Arial" w:hAnsi="Arial" w:cs="Arial"/>
                <w:sz w:val="16"/>
                <w:szCs w:val="16"/>
              </w:rPr>
              <w:t>) procedure.</w:t>
            </w:r>
          </w:p>
        </w:tc>
      </w:tr>
      <w:tr w:rsidR="00E5108C" w:rsidRPr="00AC5065" w14:paraId="6B9F9EC5" w14:textId="77777777" w:rsidTr="00E5108C">
        <w:tc>
          <w:tcPr>
            <w:tcW w:w="833" w:type="pct"/>
            <w:shd w:val="clear" w:color="auto" w:fill="auto"/>
          </w:tcPr>
          <w:p w14:paraId="29965E2D" w14:textId="5A3321FC"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disable_cond_tick_off_req_</w:t>
            </w:r>
            <w:proofErr w:type="gramStart"/>
            <w:r>
              <w:rPr>
                <w:rFonts w:ascii="Arial" w:hAnsi="Arial" w:cs="Arial"/>
                <w:sz w:val="16"/>
                <w:szCs w:val="16"/>
              </w:rPr>
              <w:t>cov(</w:t>
            </w:r>
            <w:proofErr w:type="gramEnd"/>
            <w:r>
              <w:rPr>
                <w:rFonts w:ascii="Arial" w:hAnsi="Arial" w:cs="Arial"/>
                <w:sz w:val="16"/>
                <w:szCs w:val="16"/>
              </w:rPr>
              <w:t>)</w:t>
            </w:r>
          </w:p>
        </w:tc>
        <w:tc>
          <w:tcPr>
            <w:tcW w:w="1508" w:type="pct"/>
            <w:shd w:val="clear" w:color="auto" w:fill="auto"/>
          </w:tcPr>
          <w:p w14:paraId="178F8D11" w14:textId="76ABB7D4"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34B846D0" w14:textId="09CEF33E" w:rsidR="00E5108C" w:rsidRDefault="00F55F6E" w:rsidP="00F55F6E">
            <w:pPr>
              <w:tabs>
                <w:tab w:val="left" w:pos="4820"/>
              </w:tabs>
              <w:spacing w:before="20" w:after="20" w:line="20" w:lineRule="atLeast"/>
              <w:rPr>
                <w:rFonts w:ascii="Arial" w:hAnsi="Arial" w:cs="Arial"/>
                <w:sz w:val="16"/>
                <w:szCs w:val="16"/>
              </w:rPr>
            </w:pPr>
            <w:r>
              <w:rPr>
                <w:rFonts w:ascii="Arial" w:hAnsi="Arial" w:cs="Arial"/>
                <w:sz w:val="16"/>
                <w:szCs w:val="16"/>
              </w:rPr>
              <w:t xml:space="preserve">Prevents the </w:t>
            </w:r>
            <w:r w:rsidR="00890414">
              <w:rPr>
                <w:rFonts w:ascii="Arial" w:hAnsi="Arial" w:cs="Arial"/>
                <w:sz w:val="16"/>
                <w:szCs w:val="16"/>
              </w:rPr>
              <w:t xml:space="preserve">requirement </w:t>
            </w:r>
            <w:r>
              <w:rPr>
                <w:rFonts w:ascii="Arial" w:hAnsi="Arial" w:cs="Arial"/>
                <w:sz w:val="16"/>
                <w:szCs w:val="16"/>
              </w:rPr>
              <w:t>from being</w:t>
            </w:r>
            <w:r w:rsidR="00890414">
              <w:rPr>
                <w:rFonts w:ascii="Arial" w:hAnsi="Arial" w:cs="Arial"/>
                <w:sz w:val="16"/>
                <w:szCs w:val="16"/>
              </w:rPr>
              <w:t xml:space="preserve"> ticked off in the partial coverage file </w:t>
            </w:r>
            <w:r>
              <w:rPr>
                <w:rFonts w:ascii="Arial" w:hAnsi="Arial" w:cs="Arial"/>
                <w:sz w:val="16"/>
                <w:szCs w:val="16"/>
              </w:rPr>
              <w:t>when</w:t>
            </w:r>
            <w:r w:rsidR="00890414">
              <w:rPr>
                <w:rFonts w:ascii="Arial" w:hAnsi="Arial" w:cs="Arial"/>
                <w:sz w:val="16"/>
                <w:szCs w:val="16"/>
              </w:rPr>
              <w:t xml:space="preserve"> ticked off using cond_tick_off_req_</w:t>
            </w:r>
            <w:proofErr w:type="gramStart"/>
            <w:r w:rsidR="00890414">
              <w:rPr>
                <w:rFonts w:ascii="Arial" w:hAnsi="Arial" w:cs="Arial"/>
                <w:sz w:val="16"/>
                <w:szCs w:val="16"/>
              </w:rPr>
              <w:t>cov(</w:t>
            </w:r>
            <w:proofErr w:type="gramEnd"/>
            <w:r w:rsidR="00890414">
              <w:rPr>
                <w:rFonts w:ascii="Arial" w:hAnsi="Arial" w:cs="Arial"/>
                <w:sz w:val="16"/>
                <w:szCs w:val="16"/>
              </w:rPr>
              <w:t>)</w:t>
            </w:r>
            <w:r w:rsidR="00213236">
              <w:rPr>
                <w:rFonts w:ascii="Arial" w:hAnsi="Arial" w:cs="Arial"/>
                <w:sz w:val="16"/>
                <w:szCs w:val="16"/>
              </w:rPr>
              <w:t xml:space="preserve"> procedure</w:t>
            </w:r>
            <w:r w:rsidR="00E5108C">
              <w:rPr>
                <w:rFonts w:ascii="Arial" w:hAnsi="Arial" w:cs="Arial"/>
                <w:sz w:val="16"/>
                <w:szCs w:val="16"/>
              </w:rPr>
              <w:t>.</w:t>
            </w:r>
          </w:p>
          <w:p w14:paraId="1C816AB6" w14:textId="77777777" w:rsidR="00E5108C" w:rsidRDefault="00E5108C" w:rsidP="00E5108C">
            <w:pPr>
              <w:tabs>
                <w:tab w:val="left" w:pos="4820"/>
              </w:tabs>
              <w:spacing w:before="20" w:after="20" w:line="20" w:lineRule="atLeast"/>
              <w:rPr>
                <w:rFonts w:ascii="Arial" w:hAnsi="Arial" w:cs="Arial"/>
                <w:sz w:val="16"/>
                <w:szCs w:val="16"/>
              </w:rPr>
            </w:pPr>
          </w:p>
          <w:p w14:paraId="5BB71C71" w14:textId="35D7A733" w:rsidR="00F55F6E" w:rsidRPr="00F55F6E" w:rsidRDefault="00F55F6E"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regular tick_off_req_</w:t>
            </w:r>
            <w:proofErr w:type="gramStart"/>
            <w:r>
              <w:rPr>
                <w:rFonts w:ascii="Arial" w:hAnsi="Arial" w:cs="Arial"/>
                <w:sz w:val="16"/>
                <w:szCs w:val="16"/>
              </w:rPr>
              <w:t>cov(</w:t>
            </w:r>
            <w:proofErr w:type="gramEnd"/>
            <w:r>
              <w:rPr>
                <w:rFonts w:ascii="Arial" w:hAnsi="Arial" w:cs="Arial"/>
                <w:sz w:val="16"/>
                <w:szCs w:val="16"/>
              </w:rPr>
              <w:t xml:space="preserve">) </w:t>
            </w:r>
            <w:r w:rsidR="00213236">
              <w:rPr>
                <w:rFonts w:ascii="Arial" w:hAnsi="Arial" w:cs="Arial"/>
                <w:sz w:val="16"/>
                <w:szCs w:val="16"/>
              </w:rPr>
              <w:t xml:space="preserve">procedure </w:t>
            </w:r>
            <w:r>
              <w:rPr>
                <w:rFonts w:ascii="Arial" w:hAnsi="Arial" w:cs="Arial"/>
                <w:sz w:val="16"/>
                <w:szCs w:val="16"/>
              </w:rPr>
              <w:t xml:space="preserve">is not affected </w:t>
            </w:r>
            <w:r w:rsidR="00213236">
              <w:rPr>
                <w:rFonts w:ascii="Arial" w:hAnsi="Arial" w:cs="Arial"/>
                <w:sz w:val="16"/>
                <w:szCs w:val="16"/>
              </w:rPr>
              <w:t>by this disabling.</w:t>
            </w:r>
          </w:p>
          <w:p w14:paraId="2BE79718" w14:textId="002CC311"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 xml:space="preserve">Note </w:t>
            </w:r>
            <w:r w:rsidR="00F55F6E">
              <w:rPr>
                <w:rFonts w:ascii="Arial" w:hAnsi="Arial" w:cs="Arial"/>
                <w:b/>
                <w:bCs/>
                <w:sz w:val="16"/>
                <w:szCs w:val="16"/>
              </w:rPr>
              <w:t>2</w:t>
            </w:r>
            <w:r>
              <w:rPr>
                <w:rFonts w:ascii="Arial" w:hAnsi="Arial" w:cs="Arial"/>
                <w:sz w:val="16"/>
                <w:szCs w:val="16"/>
              </w:rPr>
              <w:t>: a TB_WARNING is raised if the requirement:</w:t>
            </w:r>
          </w:p>
          <w:p w14:paraId="79F81413" w14:textId="77777777" w:rsid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40467FBF" w14:textId="702D6626" w:rsidR="00E5108C" w:rsidRP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8B4A08">
              <w:rPr>
                <w:rFonts w:ascii="Arial" w:hAnsi="Arial" w:cs="Arial"/>
                <w:sz w:val="16"/>
                <w:szCs w:val="16"/>
              </w:rPr>
              <w:t xml:space="preserve">already </w:t>
            </w:r>
            <w:r w:rsidRPr="00FA4486">
              <w:rPr>
                <w:rFonts w:ascii="Arial" w:hAnsi="Arial" w:cs="Arial"/>
                <w:sz w:val="16"/>
                <w:szCs w:val="16"/>
              </w:rPr>
              <w:t xml:space="preserve">been </w:t>
            </w:r>
            <w:r w:rsidR="008B4A08">
              <w:rPr>
                <w:rFonts w:ascii="Arial" w:hAnsi="Arial" w:cs="Arial"/>
                <w:sz w:val="16"/>
                <w:szCs w:val="16"/>
              </w:rPr>
              <w:t>dis</w:t>
            </w:r>
            <w:r w:rsidRPr="00FA4486">
              <w:rPr>
                <w:rFonts w:ascii="Arial" w:hAnsi="Arial" w:cs="Arial"/>
                <w:sz w:val="16"/>
                <w:szCs w:val="16"/>
              </w:rPr>
              <w:t xml:space="preserve">abled </w:t>
            </w:r>
            <w:r w:rsidR="008B4A08">
              <w:rPr>
                <w:rFonts w:ascii="Arial" w:hAnsi="Arial" w:cs="Arial"/>
                <w:sz w:val="16"/>
                <w:szCs w:val="16"/>
              </w:rPr>
              <w:t>from</w:t>
            </w:r>
            <w:r w:rsidRPr="00FA4486">
              <w:rPr>
                <w:rFonts w:ascii="Arial" w:hAnsi="Arial" w:cs="Arial"/>
                <w:sz w:val="16"/>
                <w:szCs w:val="16"/>
              </w:rPr>
              <w:t xml:space="preserve"> conditional tick off.</w:t>
            </w:r>
          </w:p>
        </w:tc>
      </w:tr>
      <w:tr w:rsidR="00E5108C" w:rsidRPr="00AC5065" w14:paraId="7FF9E7C6" w14:textId="77777777" w:rsidTr="00E5108C">
        <w:tc>
          <w:tcPr>
            <w:tcW w:w="833" w:type="pct"/>
            <w:shd w:val="clear" w:color="auto" w:fill="auto"/>
          </w:tcPr>
          <w:p w14:paraId="0ED52F5D" w14:textId="42E207D8"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enable_cond_tick_off_req_</w:t>
            </w:r>
            <w:proofErr w:type="gramStart"/>
            <w:r>
              <w:rPr>
                <w:rFonts w:ascii="Arial" w:hAnsi="Arial" w:cs="Arial"/>
                <w:sz w:val="16"/>
                <w:szCs w:val="16"/>
              </w:rPr>
              <w:t>cov(</w:t>
            </w:r>
            <w:proofErr w:type="gramEnd"/>
            <w:r>
              <w:rPr>
                <w:rFonts w:ascii="Arial" w:hAnsi="Arial" w:cs="Arial"/>
                <w:sz w:val="16"/>
                <w:szCs w:val="16"/>
              </w:rPr>
              <w:t>)</w:t>
            </w:r>
          </w:p>
        </w:tc>
        <w:tc>
          <w:tcPr>
            <w:tcW w:w="1508" w:type="pct"/>
            <w:shd w:val="clear" w:color="auto" w:fill="auto"/>
          </w:tcPr>
          <w:p w14:paraId="2386B97C" w14:textId="7453CC25"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739A2BCC" w14:textId="2AB264CD" w:rsidR="00F55F6E" w:rsidRDefault="00F55F6E" w:rsidP="00E5108C">
            <w:pPr>
              <w:tabs>
                <w:tab w:val="left" w:pos="4820"/>
              </w:tabs>
              <w:spacing w:before="20" w:after="20" w:line="20" w:lineRule="atLeast"/>
              <w:rPr>
                <w:rFonts w:ascii="Arial" w:hAnsi="Arial" w:cs="Arial"/>
                <w:sz w:val="16"/>
                <w:szCs w:val="16"/>
              </w:rPr>
            </w:pPr>
            <w:r>
              <w:rPr>
                <w:rFonts w:ascii="Arial" w:hAnsi="Arial" w:cs="Arial"/>
                <w:sz w:val="16"/>
                <w:szCs w:val="16"/>
              </w:rPr>
              <w:t>Permit the requirement to be ticked off in the partial coverage file when ticked off using cond_tick_off_req_</w:t>
            </w:r>
            <w:proofErr w:type="gramStart"/>
            <w:r>
              <w:rPr>
                <w:rFonts w:ascii="Arial" w:hAnsi="Arial" w:cs="Arial"/>
                <w:sz w:val="16"/>
                <w:szCs w:val="16"/>
              </w:rPr>
              <w:t>cov(</w:t>
            </w:r>
            <w:proofErr w:type="gramEnd"/>
            <w:r>
              <w:rPr>
                <w:rFonts w:ascii="Arial" w:hAnsi="Arial" w:cs="Arial"/>
                <w:sz w:val="16"/>
                <w:szCs w:val="16"/>
              </w:rPr>
              <w:t>)</w:t>
            </w:r>
            <w:r w:rsidR="00213236">
              <w:rPr>
                <w:rFonts w:ascii="Arial" w:hAnsi="Arial" w:cs="Arial"/>
                <w:sz w:val="16"/>
                <w:szCs w:val="16"/>
              </w:rPr>
              <w:t xml:space="preserve"> procedure.</w:t>
            </w:r>
          </w:p>
          <w:p w14:paraId="1A300801" w14:textId="18D1D588" w:rsidR="00E5108C" w:rsidRDefault="00E5108C" w:rsidP="00E5108C">
            <w:pPr>
              <w:tabs>
                <w:tab w:val="left" w:pos="4820"/>
              </w:tabs>
              <w:spacing w:before="20" w:after="20" w:line="20" w:lineRule="atLeast"/>
              <w:rPr>
                <w:rFonts w:ascii="Arial" w:hAnsi="Arial" w:cs="Arial"/>
                <w:sz w:val="16"/>
                <w:szCs w:val="16"/>
              </w:rPr>
            </w:pPr>
          </w:p>
          <w:p w14:paraId="44F979B4" w14:textId="0C065422" w:rsidR="00213236" w:rsidRPr="00213236" w:rsidRDefault="00213236"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requirement tick off.</w:t>
            </w:r>
          </w:p>
          <w:p w14:paraId="53CED0BC" w14:textId="77777777"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Note 2</w:t>
            </w:r>
            <w:r>
              <w:rPr>
                <w:rFonts w:ascii="Arial" w:hAnsi="Arial" w:cs="Arial"/>
                <w:sz w:val="16"/>
                <w:szCs w:val="16"/>
              </w:rPr>
              <w:t xml:space="preserve">: a TB_WARNING is raised if the requirement: </w:t>
            </w:r>
          </w:p>
          <w:p w14:paraId="3D95E700" w14:textId="77777777" w:rsid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02869474" w14:textId="2B11554C" w:rsidR="00E5108C" w:rsidRP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3308A4">
              <w:rPr>
                <w:rFonts w:ascii="Arial" w:hAnsi="Arial" w:cs="Arial"/>
                <w:sz w:val="16"/>
                <w:szCs w:val="16"/>
              </w:rPr>
              <w:t xml:space="preserve">not previously </w:t>
            </w:r>
            <w:r w:rsidRPr="00FA4486">
              <w:rPr>
                <w:rFonts w:ascii="Arial" w:hAnsi="Arial" w:cs="Arial"/>
                <w:sz w:val="16"/>
                <w:szCs w:val="16"/>
              </w:rPr>
              <w:t xml:space="preserve">been </w:t>
            </w:r>
            <w:r w:rsidR="003308A4">
              <w:rPr>
                <w:rFonts w:ascii="Arial" w:hAnsi="Arial" w:cs="Arial"/>
                <w:sz w:val="16"/>
                <w:szCs w:val="16"/>
              </w:rPr>
              <w:t>dis</w:t>
            </w:r>
            <w:r w:rsidRPr="00FA4486">
              <w:rPr>
                <w:rFonts w:ascii="Arial" w:hAnsi="Arial" w:cs="Arial"/>
                <w:sz w:val="16"/>
                <w:szCs w:val="16"/>
              </w:rPr>
              <w:t>abled fr</w:t>
            </w:r>
            <w:r w:rsidR="003308A4">
              <w:rPr>
                <w:rFonts w:ascii="Arial" w:hAnsi="Arial" w:cs="Arial"/>
                <w:sz w:val="16"/>
                <w:szCs w:val="16"/>
              </w:rPr>
              <w:t>om</w:t>
            </w:r>
            <w:r w:rsidRPr="00FA4486">
              <w:rPr>
                <w:rFonts w:ascii="Arial" w:hAnsi="Arial" w:cs="Arial"/>
                <w:sz w:val="16"/>
                <w:szCs w:val="16"/>
              </w:rPr>
              <w:t xml:space="preserve"> conditional tick </w:t>
            </w:r>
            <w:proofErr w:type="gramStart"/>
            <w:r w:rsidRPr="00FA4486">
              <w:rPr>
                <w:rFonts w:ascii="Arial" w:hAnsi="Arial" w:cs="Arial"/>
                <w:sz w:val="16"/>
                <w:szCs w:val="16"/>
              </w:rPr>
              <w:t>off.</w:t>
            </w:r>
            <w:proofErr w:type="gramEnd"/>
            <w:r w:rsidRPr="00FA4486">
              <w:rPr>
                <w:rFonts w:ascii="Arial" w:hAnsi="Arial" w:cs="Arial"/>
                <w:sz w:val="16"/>
                <w:szCs w:val="16"/>
              </w:rPr>
              <w:t xml:space="preserve">  </w:t>
            </w:r>
          </w:p>
        </w:tc>
      </w:tr>
    </w:tbl>
    <w:p w14:paraId="5634C089" w14:textId="3D3A9CEF" w:rsidR="00513020" w:rsidRPr="0059758E" w:rsidRDefault="001C70BD" w:rsidP="0059758E">
      <w:pPr>
        <w:pStyle w:val="Bildetekst"/>
        <w:jc w:val="center"/>
        <w:rPr>
          <w:rFonts w:eastAsiaTheme="minorEastAsia"/>
          <w:color w:val="5A5A5A" w:themeColor="text1" w:themeTint="A5"/>
          <w:spacing w:val="15"/>
          <w:sz w:val="28"/>
          <w:szCs w:val="22"/>
        </w:rPr>
      </w:pPr>
      <w:bookmarkStart w:id="168" w:name="_Ref528655369"/>
      <w:r w:rsidRPr="00AC5065">
        <w:t xml:space="preserve">Table </w:t>
      </w:r>
      <w:r w:rsidRPr="00AC5065">
        <w:fldChar w:fldCharType="begin"/>
      </w:r>
      <w:r w:rsidRPr="00AC5065">
        <w:instrText xml:space="preserve"> SEQ Table \* ARABIC </w:instrText>
      </w:r>
      <w:r w:rsidRPr="00AC5065">
        <w:fldChar w:fldCharType="separate"/>
      </w:r>
      <w:r w:rsidR="005D3AFE">
        <w:rPr>
          <w:noProof/>
        </w:rPr>
        <w:t>2</w:t>
      </w:r>
      <w:r w:rsidRPr="00AC5065">
        <w:fldChar w:fldCharType="end"/>
      </w:r>
      <w:bookmarkEnd w:id="168"/>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69" w:name="_Ref31619435"/>
      <w:r w:rsidRPr="00AC66BE">
        <w:lastRenderedPageBreak/>
        <w:t xml:space="preserve">Specification Coverage </w:t>
      </w:r>
      <w:r w:rsidR="00EC3976">
        <w:t>configuration record:</w:t>
      </w:r>
      <w:bookmarkEnd w:id="169"/>
      <w:r w:rsidR="00A77359">
        <w:t xml:space="preserve"> shared_spec_cov_config</w:t>
      </w:r>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‘bitvis_vip_spec_cov/src/</w:t>
      </w:r>
      <w:r w:rsidR="00A77359">
        <w:rPr>
          <w:rFonts w:ascii="Arial" w:hAnsi="Arial" w:cs="Arial"/>
          <w:szCs w:val="18"/>
          <w:lang w:val="en-US"/>
        </w:rPr>
        <w:t>local_</w:t>
      </w:r>
      <w:r w:rsidR="00C00D71">
        <w:rPr>
          <w:rFonts w:ascii="Arial" w:hAnsi="Arial" w:cs="Arial"/>
          <w:szCs w:val="18"/>
          <w:lang w:val="en-US"/>
        </w:rPr>
        <w:t>adaptations_pkg.vhd’</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r w:rsidR="00C00D71">
        <w:rPr>
          <w:rFonts w:ascii="Arial" w:hAnsi="Arial" w:cs="Arial"/>
          <w:szCs w:val="18"/>
          <w:lang w:val="en-US"/>
        </w:rPr>
        <w:t>shared_variable ‘shared_spec_cov_config’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shared_spec_cov_config.csv_</w:t>
      </w:r>
      <w:proofErr w:type="gramStart"/>
      <w:r w:rsidR="00957F50">
        <w:rPr>
          <w:rFonts w:ascii="Arial" w:hAnsi="Arial" w:cs="Arial"/>
          <w:szCs w:val="18"/>
          <w:lang w:val="en-US"/>
        </w:rPr>
        <w:t>delimiter</w:t>
      </w:r>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r>
              <w:rPr>
                <w:rFonts w:ascii="Arial" w:hAnsi="Arial" w:cs="Arial"/>
                <w:sz w:val="16"/>
                <w:szCs w:val="16"/>
              </w:rPr>
              <w:t>missing_req_label_severity</w:t>
            </w:r>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t_alert_level</w:t>
            </w:r>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w:t>
            </w:r>
            <w:r w:rsidR="00957F50">
              <w:rPr>
                <w:rFonts w:ascii="Arial" w:hAnsi="Arial" w:cs="Arial"/>
                <w:sz w:val="16"/>
                <w:szCs w:val="16"/>
              </w:rPr>
              <w:t>delimiter</w:t>
            </w:r>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max_requirements</w:t>
            </w:r>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req_map file used in </w:t>
            </w:r>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csv_max_line_length</w:t>
            </w:r>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w:t>
            </w:r>
            <w:proofErr w:type="gramStart"/>
            <w:r w:rsidR="00773D88">
              <w:rPr>
                <w:rFonts w:ascii="Arial" w:hAnsi="Arial" w:cs="Arial"/>
                <w:sz w:val="16"/>
                <w:szCs w:val="16"/>
              </w:rPr>
              <w:t>i.e.</w:t>
            </w:r>
            <w:proofErr w:type="gramEnd"/>
            <w:r w:rsidR="00773D88">
              <w:rPr>
                <w:rFonts w:ascii="Arial" w:hAnsi="Arial" w:cs="Arial"/>
                <w:sz w:val="16"/>
                <w:szCs w:val="16"/>
              </w:rPr>
              <w:t xml:space="preserve"> max number of characters for all values and separators in total)</w:t>
            </w:r>
          </w:p>
        </w:tc>
      </w:tr>
    </w:tbl>
    <w:p w14:paraId="66054218" w14:textId="128F7B2B" w:rsidR="00744EFA" w:rsidRDefault="001C70BD" w:rsidP="001C70BD">
      <w:pPr>
        <w:pStyle w:val="Bildetekst"/>
        <w:jc w:val="center"/>
      </w:pPr>
      <w:bookmarkStart w:id="170" w:name="_Ref31716004"/>
      <w:r w:rsidRPr="00AC5065">
        <w:t xml:space="preserve">Table </w:t>
      </w:r>
      <w:r w:rsidRPr="00AC5065">
        <w:fldChar w:fldCharType="begin"/>
      </w:r>
      <w:r w:rsidRPr="00AC5065">
        <w:instrText xml:space="preserve"> SEQ Table \* ARABIC </w:instrText>
      </w:r>
      <w:r w:rsidRPr="00AC5065">
        <w:fldChar w:fldCharType="separate"/>
      </w:r>
      <w:r w:rsidR="005D3AFE">
        <w:rPr>
          <w:noProof/>
        </w:rPr>
        <w:t>3</w:t>
      </w:r>
      <w:r w:rsidRPr="00AC5065">
        <w:fldChar w:fldCharType="end"/>
      </w:r>
      <w:bookmarkEnd w:id="170"/>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w:t>
      </w:r>
      <w:proofErr w:type="gramStart"/>
      <w:r w:rsidRPr="00AC5065">
        <w:rPr>
          <w:rFonts w:ascii="Arial" w:hAnsi="Arial" w:cs="Arial"/>
        </w:rPr>
        <w:t>are located in</w:t>
      </w:r>
      <w:proofErr w:type="gramEnd"/>
      <w:r w:rsidRPr="00AC5065">
        <w:rPr>
          <w:rFonts w:ascii="Arial" w:hAnsi="Arial" w:cs="Arial"/>
        </w:rPr>
        <w:t xml:space="preserve"> </w:t>
      </w:r>
      <w:r w:rsidR="00413424">
        <w:rPr>
          <w:rFonts w:ascii="Arial" w:hAnsi="Arial" w:cs="Arial"/>
        </w:rPr>
        <w:t xml:space="preserve">uvvm_util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732828F9"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5D3AFE">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UVVM and its features can be found under “/uvvm_vvc_framework/doc/”.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71" w:name="_Hlk530380426"/>
      <w:r w:rsidRPr="00AC5065">
        <w:rPr>
          <w:rFonts w:ascii="Arial" w:hAnsi="Arial" w:cs="Arial"/>
        </w:rPr>
        <w:t xml:space="preserve">Specification </w:t>
      </w:r>
      <w:bookmarkEnd w:id="171"/>
      <w:r w:rsidR="00C37C8D" w:rsidRPr="00AC5065">
        <w:rPr>
          <w:rFonts w:ascii="Arial" w:hAnsi="Arial" w:cs="Arial"/>
        </w:rPr>
        <w:t>Coverage</w:t>
      </w:r>
      <w:r w:rsidRPr="00AC5065">
        <w:rPr>
          <w:rFonts w:ascii="Arial" w:hAnsi="Arial" w:cs="Arial"/>
        </w:rPr>
        <w:t xml:space="preserve"> component, make sure that uvvm_vvc_framework and uvvm_util have been compiled.</w:t>
      </w:r>
    </w:p>
    <w:p w14:paraId="03725931" w14:textId="77777777" w:rsidR="001D2BA3" w:rsidRPr="00AC5065" w:rsidRDefault="001D2BA3" w:rsidP="001D2BA3">
      <w:pPr>
        <w:rPr>
          <w:rFonts w:ascii="Arial" w:hAnsi="Arial" w:cs="Arial"/>
        </w:rPr>
      </w:pPr>
      <w:r w:rsidRPr="00AC5065">
        <w:rPr>
          <w:rFonts w:ascii="Arial" w:hAnsi="Arial" w:cs="Arial"/>
        </w:rPr>
        <w:t>See UVVM Essential Mechanisms located in uvvm_vvc_framework/doc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r>
              <w:rPr>
                <w:rFonts w:ascii="Arial" w:hAnsi="Arial" w:cs="Arial"/>
                <w:sz w:val="16"/>
                <w:szCs w:val="28"/>
              </w:rPr>
              <w:t>l</w:t>
            </w:r>
            <w:r w:rsidR="00A77359">
              <w:rPr>
                <w:rFonts w:ascii="Arial" w:hAnsi="Arial" w:cs="Arial"/>
                <w:sz w:val="16"/>
                <w:szCs w:val="28"/>
              </w:rPr>
              <w:t>ocal_adaptations_pkg.vhd</w:t>
            </w:r>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csv_file_reader_pkg.vhd</w:t>
            </w:r>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spec_cov_pkg.vhd</w:t>
            </w:r>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4957DBBD"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5D3AFE">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2" w:name="_Ref31370194"/>
      <w:r w:rsidRPr="00372E15">
        <w:rPr>
          <w:rFonts w:eastAsiaTheme="minorEastAsia"/>
        </w:rPr>
        <w:lastRenderedPageBreak/>
        <w:t>Post-processing Script</w:t>
      </w:r>
      <w:bookmarkEnd w:id="172"/>
    </w:p>
    <w:p w14:paraId="5A6242FD" w14:textId="32199FBE" w:rsidR="005D45C8" w:rsidRPr="00AC5065" w:rsidRDefault="005D45C8" w:rsidP="002F3699">
      <w:pPr>
        <w:rPr>
          <w:rFonts w:ascii="Arial" w:hAnsi="Arial" w:cs="Arial"/>
          <w:iCs/>
          <w:sz w:val="22"/>
          <w:szCs w:val="22"/>
        </w:rPr>
      </w:pPr>
    </w:p>
    <w:p w14:paraId="680417FA" w14:textId="40ADAC1E"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5D3AFE" w:rsidRPr="005D3AFE">
        <w:rPr>
          <w:rFonts w:ascii="Arial" w:hAnsi="Arial" w:cs="Arial"/>
        </w:rPr>
        <w:t xml:space="preserve">Table </w:t>
      </w:r>
      <w:r w:rsidR="005D3AFE" w:rsidRPr="005D3AFE">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62FE6ECF" w:rsidR="006E37AB" w:rsidRDefault="0079666B" w:rsidP="001C70BD">
      <w:pPr>
        <w:rPr>
          <w:rFonts w:ascii="Arial" w:hAnsi="Arial" w:cs="Arial"/>
        </w:rPr>
      </w:pPr>
      <w:r>
        <w:rPr>
          <w:rFonts w:ascii="Arial" w:hAnsi="Arial" w:cs="Arial"/>
        </w:rPr>
        <w:t>Note</w:t>
      </w:r>
      <w:r w:rsidR="00F6763C">
        <w:rPr>
          <w:rFonts w:ascii="Arial" w:hAnsi="Arial" w:cs="Arial"/>
        </w:rPr>
        <w:t xml:space="preserve"> 1</w:t>
      </w:r>
      <w:r>
        <w:rPr>
          <w:rFonts w:ascii="Arial" w:hAnsi="Arial" w:cs="Arial"/>
        </w:rPr>
        <w:t>: All files may be referenced with absolute paths or relative to working directory</w:t>
      </w:r>
      <w:r w:rsidR="001C70BD">
        <w:rPr>
          <w:rFonts w:ascii="Arial" w:hAnsi="Arial" w:cs="Arial"/>
        </w:rPr>
        <w:t>.</w:t>
      </w:r>
    </w:p>
    <w:p w14:paraId="55EDEDB0" w14:textId="523EEEE9" w:rsidR="00F6763C" w:rsidRDefault="00F6763C" w:rsidP="001C70BD">
      <w:pPr>
        <w:rPr>
          <w:rFonts w:ascii="Arial" w:hAnsi="Arial" w:cs="Arial"/>
        </w:rPr>
      </w:pPr>
      <w:r>
        <w:rPr>
          <w:rFonts w:ascii="Arial" w:hAnsi="Arial" w:cs="Arial"/>
        </w:rPr>
        <w:t xml:space="preserve">Note 2: </w:t>
      </w:r>
      <w:r w:rsidR="007E02F7">
        <w:rPr>
          <w:rFonts w:ascii="Arial" w:hAnsi="Arial" w:cs="Arial"/>
        </w:rPr>
        <w:t>R</w:t>
      </w:r>
      <w:r>
        <w:rPr>
          <w:rFonts w:ascii="Arial" w:hAnsi="Arial" w:cs="Arial"/>
        </w:rPr>
        <w:t>equirement</w:t>
      </w:r>
      <w:r w:rsidR="007E02F7">
        <w:rPr>
          <w:rFonts w:ascii="Arial" w:hAnsi="Arial" w:cs="Arial"/>
        </w:rPr>
        <w:t>s</w:t>
      </w:r>
      <w:r>
        <w:rPr>
          <w:rFonts w:ascii="Arial" w:hAnsi="Arial" w:cs="Arial"/>
        </w:rPr>
        <w:t xml:space="preserve"> can be omitted from the Specification Coverage by adding a ‘#’ in front of the requirement name in the requirement- or requirement map list, </w:t>
      </w:r>
      <w:proofErr w:type="gramStart"/>
      <w:r>
        <w:rPr>
          <w:rFonts w:ascii="Arial" w:hAnsi="Arial" w:cs="Arial"/>
        </w:rPr>
        <w:t>e.g.</w:t>
      </w:r>
      <w:proofErr w:type="gramEnd"/>
      <w:r>
        <w:rPr>
          <w:rFonts w:ascii="Arial" w:hAnsi="Arial" w:cs="Arial"/>
        </w:rPr>
        <w:t xml:space="preserve"> ‘#FPGA_REQ_1’.</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225723" w:rsidRPr="0079666B">
              <w:rPr>
                <w:rFonts w:ascii="Arial" w:hAnsi="Arial" w:cs="Arial"/>
                <w:sz w:val="16"/>
                <w:szCs w:val="16"/>
              </w:rPr>
              <w:t>_cov</w:t>
            </w:r>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79666B">
              <w:rPr>
                <w:rFonts w:ascii="Arial" w:hAnsi="Arial" w:cs="Arial"/>
                <w:sz w:val="16"/>
                <w:szCs w:val="16"/>
              </w:rPr>
              <w:t>_cov</w:t>
            </w:r>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r w:rsidR="00A27F85">
              <w:rPr>
                <w:rFonts w:ascii="Arial" w:hAnsi="Arial" w:cs="Arial"/>
                <w:sz w:val="16"/>
                <w:szCs w:val="16"/>
              </w:rPr>
              <w:t>partial</w:t>
            </w:r>
            <w:r>
              <w:rPr>
                <w:rFonts w:ascii="Arial" w:hAnsi="Arial" w:cs="Arial"/>
                <w:sz w:val="16"/>
                <w:szCs w:val="16"/>
              </w:rPr>
              <w:t>_cov</w:t>
            </w:r>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 path/subrequirements.csv</w:t>
            </w:r>
          </w:p>
        </w:tc>
        <w:tc>
          <w:tcPr>
            <w:tcW w:w="2845" w:type="pct"/>
            <w:shd w:val="clear" w:color="auto" w:fill="auto"/>
          </w:tcPr>
          <w:p w14:paraId="6E2ED5B4" w14:textId="59CF71F5"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5D3AFE">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w:t>
            </w:r>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Name (and optional path) of the specification_coverage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w:t>
            </w:r>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&lt;specification_coverage_file_name</w:t>
            </w:r>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w:t>
            </w:r>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Note that the filename extension, i.e. .csv, will have to be part of the specified specification_coverage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2CDCEACB"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5D3AFE">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5D3AFE">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 xml:space="preserve">_list </w:t>
            </w:r>
            <w:r w:rsidR="00FB3DC7">
              <w:rPr>
                <w:rFonts w:ascii="Arial" w:hAnsi="Arial" w:cs="Arial"/>
                <w:i/>
                <w:sz w:val="16"/>
                <w:szCs w:val="16"/>
              </w:rPr>
              <w:t>my_p</w:t>
            </w:r>
            <w:r w:rsidR="00445B5C">
              <w:rPr>
                <w:rFonts w:ascii="Arial" w:hAnsi="Arial" w:cs="Arial"/>
                <w:i/>
                <w:sz w:val="16"/>
                <w:szCs w:val="16"/>
              </w:rPr>
              <w:t>ath/requirements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r w:rsidR="00486E26">
              <w:rPr>
                <w:rFonts w:ascii="Arial" w:hAnsi="Arial" w:cs="Arial"/>
                <w:i/>
                <w:sz w:val="16"/>
                <w:szCs w:val="16"/>
              </w:rPr>
              <w:t>partial</w:t>
            </w:r>
            <w:r w:rsidR="00445B5C">
              <w:rPr>
                <w:rFonts w:ascii="Arial" w:hAnsi="Arial" w:cs="Arial"/>
                <w:i/>
                <w:sz w:val="16"/>
                <w:szCs w:val="16"/>
              </w:rPr>
              <w:t>_cov</w:t>
            </w:r>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spec_cov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664BBC6E" w:rsidR="00E817E4" w:rsidRPr="00AC5065" w:rsidRDefault="001C70BD" w:rsidP="001C70BD">
      <w:pPr>
        <w:pStyle w:val="Bildetekst"/>
        <w:jc w:val="center"/>
      </w:pPr>
      <w:bookmarkStart w:id="173" w:name="_Ref528916629"/>
      <w:r w:rsidRPr="00AC5065">
        <w:t xml:space="preserve">Table </w:t>
      </w:r>
      <w:r w:rsidRPr="00AC5065">
        <w:fldChar w:fldCharType="begin"/>
      </w:r>
      <w:r w:rsidRPr="00AC5065">
        <w:instrText xml:space="preserve"> SEQ Table \* ARABIC </w:instrText>
      </w:r>
      <w:r w:rsidRPr="00AC5065">
        <w:fldChar w:fldCharType="separate"/>
      </w:r>
      <w:r w:rsidR="005D3AFE">
        <w:rPr>
          <w:noProof/>
        </w:rPr>
        <w:t>6</w:t>
      </w:r>
      <w:r w:rsidRPr="00AC5065">
        <w:fldChar w:fldCharType="end"/>
      </w:r>
      <w:bookmarkEnd w:id="173"/>
      <w:r w:rsidRPr="00AC5065">
        <w:t xml:space="preserve"> Script Arguments</w:t>
      </w:r>
    </w:p>
    <w:p w14:paraId="40E43880" w14:textId="0E586F1A" w:rsidR="00563714" w:rsidRDefault="00563714" w:rsidP="002F3699">
      <w:pPr>
        <w:rPr>
          <w:rFonts w:ascii="Arial" w:hAnsi="Arial" w:cs="Arial"/>
        </w:rPr>
      </w:pPr>
    </w:p>
    <w:p w14:paraId="35E6A578" w14:textId="4FA7432B"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74"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75" w:name="_Ref33099518"/>
      <w:r>
        <w:lastRenderedPageBreak/>
        <w:t>Strictness for requirement vs testcase relation</w:t>
      </w:r>
      <w:bookmarkEnd w:id="174"/>
      <w:bookmarkEnd w:id="175"/>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176" w:name="_Ref33099483"/>
      <w:r>
        <w:t>Strictness 0</w:t>
      </w:r>
      <w:bookmarkEnd w:id="176"/>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PASS</w:t>
      </w:r>
      <w:r w:rsidR="00603FE7">
        <w:t>ed</w:t>
      </w:r>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UART_REQ_1, Baudrate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tc_basic</w:t>
                            </w:r>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tc_basic</w:t>
                            </w:r>
                          </w:p>
                          <w:p w14:paraId="55623190" w14:textId="57D3D298"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04699C" w:rsidRDefault="0004699C" w:rsidP="000C7BD1">
                            <w:r>
                              <w:rPr>
                                <w:rFonts w:ascii="Arial" w:hAnsi="Arial" w:cs="Arial"/>
                                <w:color w:val="000000" w:themeColor="text1"/>
                                <w:kern w:val="24"/>
                                <w:sz w:val="16"/>
                                <w:szCs w:val="16"/>
                              </w:rPr>
                              <w:t>UART_REQ_4, Active low reset, tc_reset, tc_basic,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UART_REQ_1, Baudrate 9k6 ,   tc_basic</w:t>
                      </w:r>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UART_REQ_3, Odd parity ,        tc_basic</w:t>
                      </w:r>
                    </w:p>
                    <w:p w14:paraId="55623190" w14:textId="57D3D298" w:rsidR="0004699C" w:rsidRDefault="0004699C" w:rsidP="000C7BD1">
                      <w:r>
                        <w:rPr>
                          <w:rFonts w:ascii="Arial" w:hAnsi="Arial" w:cs="Arial"/>
                          <w:color w:val="000000" w:themeColor="text1"/>
                          <w:kern w:val="24"/>
                          <w:sz w:val="16"/>
                          <w:szCs w:val="16"/>
                        </w:rPr>
                        <w:t>UART_REQ_3, Odd parity ,        tc_19k2</w:t>
                      </w:r>
                    </w:p>
                    <w:p w14:paraId="3314536E" w14:textId="4E8305EC" w:rsidR="0004699C" w:rsidRDefault="0004699C" w:rsidP="000C7BD1">
                      <w:r>
                        <w:rPr>
                          <w:rFonts w:ascii="Arial" w:hAnsi="Arial" w:cs="Arial"/>
                          <w:color w:val="000000" w:themeColor="text1"/>
                          <w:kern w:val="24"/>
                          <w:sz w:val="16"/>
                          <w:szCs w:val="16"/>
                        </w:rPr>
                        <w:t>UART_REQ_4, Active low reset, tc_reset, tc_basic,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PASS</w:t>
      </w:r>
      <w:r w:rsidR="00603FE7">
        <w:t>ed</w:t>
      </w:r>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w:t>
      </w:r>
      <w:proofErr w:type="gramStart"/>
      <w:r w:rsidR="00202E0E">
        <w:t>e.g.</w:t>
      </w:r>
      <w:proofErr w:type="gramEnd"/>
      <w:r w:rsidR="00202E0E">
        <w:t xml:space="preserve">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If a requirement line is specified with multiple testcases (</w:t>
      </w:r>
      <w:proofErr w:type="gramStart"/>
      <w:r>
        <w:t>e.g.</w:t>
      </w:r>
      <w:proofErr w:type="gramEnd"/>
      <w:r>
        <w:t xml:space="preserve">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(t</w:t>
      </w:r>
      <w:r w:rsidR="00782330">
        <w:t>c</w:t>
      </w:r>
      <w:r w:rsidR="0051488E">
        <w:t>_basic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proofErr w:type="gramStart"/>
      <w:r w:rsidRPr="003208CD">
        <w:rPr>
          <w:rFonts w:ascii="Arial" w:hAnsi="Arial" w:cs="Arial"/>
        </w:rPr>
        <w:t>E.g.</w:t>
      </w:r>
      <w:proofErr w:type="gramEnd"/>
      <w:r w:rsidRPr="003208CD">
        <w:rPr>
          <w:rFonts w:ascii="Arial" w:hAnsi="Arial" w:cs="Arial"/>
        </w:rPr>
        <w:t xml:space="preserve"> if UART_REQ_</w:t>
      </w:r>
      <w:r w:rsidR="008F26FD">
        <w:rPr>
          <w:rFonts w:ascii="Arial" w:hAnsi="Arial" w:cs="Arial"/>
        </w:rPr>
        <w:t>1</w:t>
      </w:r>
      <w:r w:rsidRPr="003208CD">
        <w:rPr>
          <w:rFonts w:ascii="Arial" w:hAnsi="Arial" w:cs="Arial"/>
        </w:rPr>
        <w:t xml:space="preserve"> is tested in testcase t</w:t>
      </w:r>
      <w:r w:rsidR="00782330">
        <w:rPr>
          <w:rFonts w:ascii="Arial" w:hAnsi="Arial" w:cs="Arial"/>
        </w:rPr>
        <w:t>c</w:t>
      </w:r>
      <w:r w:rsidRPr="003208CD">
        <w:rPr>
          <w:rFonts w:ascii="Arial" w:hAnsi="Arial" w:cs="Arial"/>
        </w:rPr>
        <w:t xml:space="preserve">_basic, but </w:t>
      </w:r>
      <w:r w:rsidRPr="003208CD">
        <w:rPr>
          <w:rFonts w:ascii="Arial" w:hAnsi="Arial" w:cs="Arial"/>
          <w:b/>
          <w:bCs/>
        </w:rPr>
        <w:t>also</w:t>
      </w:r>
      <w:r w:rsidRPr="003208CD">
        <w:rPr>
          <w:rFonts w:ascii="Arial" w:hAnsi="Arial" w:cs="Arial"/>
        </w:rPr>
        <w:t xml:space="preserve"> in t</w:t>
      </w:r>
      <w:r w:rsidR="00782330">
        <w:rPr>
          <w:rFonts w:ascii="Arial" w:hAnsi="Arial" w:cs="Arial"/>
        </w:rPr>
        <w:t>c</w:t>
      </w:r>
      <w:r w:rsidRPr="003208CD">
        <w:rPr>
          <w:rFonts w:ascii="Arial" w:hAnsi="Arial" w:cs="Arial"/>
        </w:rPr>
        <w:t>_</w:t>
      </w:r>
      <w:r w:rsidR="008F26FD">
        <w:rPr>
          <w:rFonts w:ascii="Arial" w:hAnsi="Arial" w:cs="Arial"/>
        </w:rPr>
        <w:t>reset</w:t>
      </w:r>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32DBA511" w:rsidR="00CA2C7E" w:rsidRDefault="00CA2C7E" w:rsidP="00CA2C7E">
      <w:pPr>
        <w:pStyle w:val="Bildetekst"/>
        <w:keepNext/>
        <w:jc w:val="center"/>
      </w:pPr>
      <w:bookmarkStart w:id="177" w:name="_Ref35332256"/>
      <w:r>
        <w:t xml:space="preserve">Table </w:t>
      </w:r>
      <w:r>
        <w:fldChar w:fldCharType="begin"/>
      </w:r>
      <w:r>
        <w:instrText xml:space="preserve"> SEQ Table \* ARABIC </w:instrText>
      </w:r>
      <w:r>
        <w:fldChar w:fldCharType="separate"/>
      </w:r>
      <w:r w:rsidR="005D3AFE">
        <w:rPr>
          <w:noProof/>
        </w:rPr>
        <w:t>7</w:t>
      </w:r>
      <w:r>
        <w:fldChar w:fldCharType="end"/>
      </w:r>
      <w:bookmarkEnd w:id="177"/>
      <w:r>
        <w:t xml:space="preserve"> </w:t>
      </w:r>
      <w:proofErr w:type="gramStart"/>
      <w:r>
        <w:t>Post-processing</w:t>
      </w:r>
      <w:proofErr w:type="gramEnd"/>
      <w:r>
        <w:t xml:space="preserve">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&gt;.req_vs_single_tc.csv</w:t>
            </w:r>
            <w:proofErr w:type="gramEnd"/>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&gt;.tc_vs_reqs.csv</w:t>
            </w:r>
            <w:proofErr w:type="gramEnd"/>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54042D11"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5D3AFE">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5D3AFE">
        <w:t xml:space="preserve">Table </w:t>
      </w:r>
      <w:r w:rsidR="005D3AFE">
        <w:rPr>
          <w:noProof/>
        </w:rPr>
        <w:t>7</w:t>
      </w:r>
      <w:r w:rsidR="00CA2C7E">
        <w:rPr>
          <w:lang w:val="en-US"/>
        </w:rPr>
        <w:fldChar w:fldCharType="end"/>
      </w:r>
      <w:r w:rsidR="00CA2C7E">
        <w:rPr>
          <w:lang w:val="en-US"/>
        </w:rPr>
        <w:t>.</w:t>
      </w:r>
    </w:p>
    <w:p w14:paraId="2986B07C" w14:textId="17AAEE3D"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5D3AFE">
        <w:rPr>
          <w:noProof/>
        </w:rPr>
        <w:t>8</w:t>
      </w:r>
      <w:r>
        <w:fldChar w:fldCharType="end"/>
      </w:r>
      <w:r>
        <w:t xml:space="preserve"> </w:t>
      </w:r>
      <w:proofErr w:type="gramStart"/>
      <w:r>
        <w:t>Post-processing</w:t>
      </w:r>
      <w:proofErr w:type="gramEnd"/>
      <w:r>
        <w:t xml:space="preserve">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&gt;.req_vs_single_tc.csv</w:t>
            </w:r>
            <w:proofErr w:type="gramEnd"/>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&gt;.req_vs_tcs</w:t>
            </w:r>
            <w:r>
              <w:rPr>
                <w:rFonts w:ascii="Arial" w:hAnsi="Arial" w:cs="Arial"/>
                <w:b/>
                <w:bCs/>
                <w:sz w:val="16"/>
                <w:szCs w:val="22"/>
              </w:rPr>
              <w:t>.csv</w:t>
            </w:r>
            <w:proofErr w:type="gramEnd"/>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BD7AF" w14:textId="77777777" w:rsidR="001B2EED" w:rsidRPr="009F58C4" w:rsidRDefault="001B2EED">
      <w:pPr>
        <w:rPr>
          <w:rFonts w:ascii="Arial" w:hAnsi="Arial" w:cs="Arial"/>
          <w:lang w:val="sq-AL"/>
        </w:rPr>
      </w:pPr>
      <w:r w:rsidRPr="009F58C4">
        <w:rPr>
          <w:rFonts w:ascii="Arial" w:hAnsi="Arial" w:cs="Arial"/>
          <w:lang w:val="sq-AL"/>
        </w:rPr>
        <w:separator/>
      </w:r>
    </w:p>
    <w:p w14:paraId="07DE4B90" w14:textId="77777777" w:rsidR="001B2EED" w:rsidRDefault="001B2EED"/>
  </w:endnote>
  <w:endnote w:type="continuationSeparator" w:id="0">
    <w:p w14:paraId="4FA02791" w14:textId="77777777" w:rsidR="001B2EED" w:rsidRPr="009F58C4" w:rsidRDefault="001B2EED">
      <w:pPr>
        <w:rPr>
          <w:rFonts w:ascii="Arial" w:hAnsi="Arial" w:cs="Arial"/>
          <w:lang w:val="sq-AL"/>
        </w:rPr>
      </w:pPr>
      <w:r w:rsidRPr="009F58C4">
        <w:rPr>
          <w:rFonts w:ascii="Arial" w:hAnsi="Arial" w:cs="Arial"/>
          <w:lang w:val="sq-AL"/>
        </w:rPr>
        <w:continuationSeparator/>
      </w:r>
    </w:p>
    <w:p w14:paraId="4E1AD2B2" w14:textId="77777777" w:rsidR="001B2EED" w:rsidRDefault="001B2E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24B76CF2-7660-9044-B6AB-384A1C19F354}"/>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7B2B7070-F783-B34D-AD0F-AC4E20F08ADE}"/>
    <w:embedBold r:id="rId7" w:fontKey="{DC7B3D6F-6A9F-4145-ACF5-157FBF1A0D89}"/>
    <w:embedBoldItalic r:id="rId8" w:fontKey="{64E5FC36-FE4C-8F49-A5C9-FD611FC25BAD}"/>
  </w:font>
  <w:font w:name="Arial Narrow">
    <w:panose1 w:val="020B0606020202030204"/>
    <w:charset w:val="00"/>
    <w:family w:val="swiss"/>
    <w:pitch w:val="variable"/>
    <w:sig w:usb0="00000287" w:usb1="00000800" w:usb2="00000000" w:usb3="00000000" w:csb0="0000009F" w:csb1="00000000"/>
    <w:embedRegular r:id="rId9" w:fontKey="{53C64FFD-877E-7245-BDDA-EAD3E0B6C71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embedRegular r:id="rId10" w:fontKey="{C54BAD32-D428-2244-9790-996AEF084109}"/>
    <w:embedBold r:id="rId11" w:fontKey="{0F952CDF-345E-5649-89DC-A9977CE0F57C}"/>
    <w:embedItalic r:id="rId12" w:fontKey="{3B12AC21-48B9-4B47-8878-70E0EDDB4EDC}"/>
    <w:embedBoldItalic r:id="rId13" w:fontKey="{B680BE07-A80D-F345-B6C4-CBC59ACFF63C}"/>
  </w:font>
  <w:font w:name="Cambria Math">
    <w:panose1 w:val="02040503050406030204"/>
    <w:charset w:val="00"/>
    <w:family w:val="roman"/>
    <w:pitch w:val="variable"/>
    <w:sig w:usb0="E00002FF" w:usb1="420024FF" w:usb2="00000000" w:usb3="00000000" w:csb0="0000019F" w:csb1="00000000"/>
    <w:embedRegular r:id="rId14" w:fontKey="{9F6D458C-05DA-3B4B-BD4D-166B6B37C13C}"/>
    <w:embedBold r:id="rId15" w:fontKey="{54490A66-EEB9-E048-8FB9-C1E227E77E18}"/>
  </w:font>
  <w:font w:name="Calibri">
    <w:panose1 w:val="020F0502020204030204"/>
    <w:charset w:val="00"/>
    <w:family w:val="swiss"/>
    <w:pitch w:val="variable"/>
    <w:sig w:usb0="E4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6FF" w:usb1="4000FCFF" w:usb2="00000009" w:usb3="00000000" w:csb0="0000019F" w:csb1="00000000"/>
    <w:embedBold r:id="rId16" w:subsetted="1" w:fontKey="{692D5B71-6959-5543-9B9A-77A762A1D5A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AD8D" w14:textId="621222E8" w:rsidR="0004699C" w:rsidRDefault="0004699C"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04699C" w:rsidRDefault="0004699C" w:rsidP="004D74A3">
    <w:pPr>
      <w:pStyle w:val="Bunntekst"/>
      <w:ind w:right="360"/>
    </w:pPr>
  </w:p>
  <w:p w14:paraId="11221A02" w14:textId="77777777" w:rsidR="0004699C" w:rsidRDefault="000469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CD830" w14:textId="7898776D" w:rsidR="0004699C" w:rsidRPr="004D74A3" w:rsidRDefault="0004699C"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w:t>
    </w:r>
    <w:r w:rsidR="00C37E65">
      <w:rPr>
        <w:rStyle w:val="Sidetall"/>
        <w:color w:val="1381C4"/>
      </w:rPr>
      <w:t>5</w:t>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699C" w:rsidRPr="001958EF" w14:paraId="35168E3E" w14:textId="77777777" w:rsidTr="004D74A3">
      <w:trPr>
        <w:trHeight w:val="214"/>
        <w:jc w:val="center"/>
      </w:trPr>
      <w:tc>
        <w:tcPr>
          <w:tcW w:w="3918" w:type="dxa"/>
          <w:vAlign w:val="center"/>
        </w:tcPr>
        <w:p w14:paraId="78424532" w14:textId="6D895588" w:rsidR="0004699C" w:rsidRPr="00493329" w:rsidRDefault="0004699C"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107A13F3" w:rsidR="0004699C" w:rsidRPr="00493329" w:rsidRDefault="0004699C"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w:t>
          </w:r>
          <w:r w:rsidR="009B13A3">
            <w:rPr>
              <w:rFonts w:ascii="Helvetica" w:hAnsi="Helvetica" w:cs="Arial"/>
              <w:b/>
              <w:color w:val="1381C4"/>
              <w:sz w:val="14"/>
              <w:lang w:val="sq-AL"/>
            </w:rPr>
            <w:t>5</w:t>
          </w:r>
          <w:r>
            <w:rPr>
              <w:rFonts w:ascii="Helvetica" w:hAnsi="Helvetica" w:cs="Arial"/>
              <w:b/>
              <w:color w:val="1381C4"/>
              <w:sz w:val="14"/>
              <w:lang w:val="sq-AL"/>
            </w:rPr>
            <w:t>.</w:t>
          </w:r>
          <w:r w:rsidR="003269D8">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5D3AFE">
            <w:rPr>
              <w:rFonts w:ascii="Helvetica" w:hAnsi="Helvetica" w:cs="Arial"/>
              <w:noProof/>
              <w:color w:val="1381C4"/>
              <w:sz w:val="14"/>
              <w:lang w:val="en-US"/>
            </w:rPr>
            <w:t>2022-05-03</w:t>
          </w:r>
          <w:r>
            <w:rPr>
              <w:rFonts w:ascii="Helvetica" w:hAnsi="Helvetica" w:cs="Arial"/>
              <w:color w:val="1381C4"/>
              <w:sz w:val="14"/>
              <w:lang w:val="sq-AL"/>
            </w:rPr>
            <w:fldChar w:fldCharType="end"/>
          </w:r>
        </w:p>
      </w:tc>
      <w:tc>
        <w:tcPr>
          <w:tcW w:w="3929" w:type="dxa"/>
          <w:vAlign w:val="center"/>
        </w:tcPr>
        <w:p w14:paraId="4D00DFF0" w14:textId="5E63FBF4" w:rsidR="0004699C" w:rsidRPr="00493329" w:rsidRDefault="0004699C"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5D3AFE">
            <w:rPr>
              <w:lang w:val="sq-AL"/>
              <w:rPrChange w:id="178"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04699C" w:rsidRPr="00493329" w:rsidRDefault="0004699C"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699C" w:rsidRPr="00FB1499" w:rsidRDefault="0004699C" w:rsidP="00C23A56">
    <w:pPr>
      <w:pStyle w:val="Bunntekst"/>
      <w:rPr>
        <w:lang w:val="sq-AL"/>
      </w:rPr>
    </w:pPr>
  </w:p>
  <w:p w14:paraId="28C5B2C1" w14:textId="77777777" w:rsidR="0004699C" w:rsidRPr="0048058E" w:rsidRDefault="0004699C">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D05F3" w14:textId="3D613139" w:rsidR="0004699C" w:rsidRPr="003354AD" w:rsidRDefault="0004699C"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04699C" w:rsidRDefault="0004699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67ECE" w14:textId="77777777" w:rsidR="001B2EED" w:rsidRPr="009F58C4" w:rsidRDefault="001B2EED">
      <w:pPr>
        <w:rPr>
          <w:rFonts w:ascii="Arial" w:hAnsi="Arial" w:cs="Arial"/>
          <w:lang w:val="sq-AL"/>
        </w:rPr>
      </w:pPr>
      <w:r w:rsidRPr="009F58C4">
        <w:rPr>
          <w:rFonts w:ascii="Arial" w:hAnsi="Arial" w:cs="Arial"/>
          <w:lang w:val="sq-AL"/>
        </w:rPr>
        <w:separator/>
      </w:r>
    </w:p>
    <w:p w14:paraId="634BA855" w14:textId="77777777" w:rsidR="001B2EED" w:rsidRDefault="001B2EED"/>
  </w:footnote>
  <w:footnote w:type="continuationSeparator" w:id="0">
    <w:p w14:paraId="58502F1A" w14:textId="77777777" w:rsidR="001B2EED" w:rsidRPr="009F58C4" w:rsidRDefault="001B2EED">
      <w:pPr>
        <w:rPr>
          <w:rFonts w:ascii="Arial" w:hAnsi="Arial" w:cs="Arial"/>
          <w:lang w:val="sq-AL"/>
        </w:rPr>
      </w:pPr>
      <w:r w:rsidRPr="009F58C4">
        <w:rPr>
          <w:rFonts w:ascii="Arial" w:hAnsi="Arial" w:cs="Arial"/>
          <w:lang w:val="sq-AL"/>
        </w:rPr>
        <w:continuationSeparator/>
      </w:r>
    </w:p>
    <w:p w14:paraId="172BCB18" w14:textId="77777777" w:rsidR="001B2EED" w:rsidRDefault="001B2E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0440" w14:textId="2E0056F9" w:rsidR="0004699C" w:rsidRDefault="001B2EED">
    <w:pPr>
      <w:pStyle w:val="Topptekst"/>
    </w:pPr>
    <w:r>
      <w:rPr>
        <w:noProof/>
      </w:rPr>
      <w:pict w14:anchorId="2FF4F5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1027"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B244" w14:textId="09C05A73" w:rsidR="0004699C" w:rsidRDefault="001B2EED" w:rsidP="000308F1">
    <w:pPr>
      <w:pStyle w:val="Topptekst"/>
      <w:jc w:val="right"/>
    </w:pPr>
    <w:r>
      <w:rPr>
        <w:noProof/>
      </w:rPr>
      <w:pict w14:anchorId="31F149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1026"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04699C" w:rsidRDefault="000469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CFC18" w14:textId="3585CF9A" w:rsidR="0004699C" w:rsidRDefault="001B2EED" w:rsidP="000308F1">
    <w:pPr>
      <w:pStyle w:val="Topptekst"/>
      <w:jc w:val="right"/>
    </w:pPr>
    <w:r>
      <w:rPr>
        <w:noProof/>
      </w:rPr>
      <w:pict w14:anchorId="2CB2D3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1025"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699C" w:rsidRDefault="000469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1DF07B6"/>
    <w:multiLevelType w:val="hybridMultilevel"/>
    <w:tmpl w:val="2990DF2A"/>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AA35DC3"/>
    <w:multiLevelType w:val="hybridMultilevel"/>
    <w:tmpl w:val="82C41E32"/>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20"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2075814742">
    <w:abstractNumId w:val="19"/>
  </w:num>
  <w:num w:numId="2" w16cid:durableId="1759865796">
    <w:abstractNumId w:val="0"/>
  </w:num>
  <w:num w:numId="3" w16cid:durableId="1147864352">
    <w:abstractNumId w:val="20"/>
  </w:num>
  <w:num w:numId="4" w16cid:durableId="1982076601">
    <w:abstractNumId w:val="10"/>
  </w:num>
  <w:num w:numId="5" w16cid:durableId="766074567">
    <w:abstractNumId w:val="15"/>
  </w:num>
  <w:num w:numId="6" w16cid:durableId="1578705633">
    <w:abstractNumId w:val="5"/>
  </w:num>
  <w:num w:numId="7" w16cid:durableId="1502163697">
    <w:abstractNumId w:val="17"/>
  </w:num>
  <w:num w:numId="8" w16cid:durableId="1197697130">
    <w:abstractNumId w:val="2"/>
  </w:num>
  <w:num w:numId="9" w16cid:durableId="1049498300">
    <w:abstractNumId w:val="9"/>
  </w:num>
  <w:num w:numId="10" w16cid:durableId="843473364">
    <w:abstractNumId w:val="12"/>
  </w:num>
  <w:num w:numId="11" w16cid:durableId="442069950">
    <w:abstractNumId w:val="7"/>
  </w:num>
  <w:num w:numId="12" w16cid:durableId="1053387882">
    <w:abstractNumId w:val="3"/>
  </w:num>
  <w:num w:numId="13" w16cid:durableId="999383261">
    <w:abstractNumId w:val="8"/>
  </w:num>
  <w:num w:numId="14" w16cid:durableId="1683782103">
    <w:abstractNumId w:val="14"/>
  </w:num>
  <w:num w:numId="15" w16cid:durableId="1494487250">
    <w:abstractNumId w:val="18"/>
  </w:num>
  <w:num w:numId="16" w16cid:durableId="1739786077">
    <w:abstractNumId w:val="11"/>
  </w:num>
  <w:num w:numId="17" w16cid:durableId="1300915226">
    <w:abstractNumId w:val="16"/>
  </w:num>
  <w:num w:numId="18" w16cid:durableId="1431776082">
    <w:abstractNumId w:val="21"/>
  </w:num>
  <w:num w:numId="19" w16cid:durableId="1865510668">
    <w:abstractNumId w:val="4"/>
  </w:num>
  <w:num w:numId="20" w16cid:durableId="147868586">
    <w:abstractNumId w:val="13"/>
  </w:num>
  <w:num w:numId="21" w16cid:durableId="1173837784">
    <w:abstractNumId w:val="6"/>
  </w:num>
  <w:num w:numId="22" w16cid:durableId="3296688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0727"/>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99C"/>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15E1F"/>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3EAE"/>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8EF"/>
    <w:rsid w:val="00195B55"/>
    <w:rsid w:val="00196DD5"/>
    <w:rsid w:val="0019740A"/>
    <w:rsid w:val="00197567"/>
    <w:rsid w:val="001A0E53"/>
    <w:rsid w:val="001A135A"/>
    <w:rsid w:val="001A595C"/>
    <w:rsid w:val="001A6539"/>
    <w:rsid w:val="001A6624"/>
    <w:rsid w:val="001A66AD"/>
    <w:rsid w:val="001A6E3A"/>
    <w:rsid w:val="001A7F85"/>
    <w:rsid w:val="001B0C63"/>
    <w:rsid w:val="001B1459"/>
    <w:rsid w:val="001B1E37"/>
    <w:rsid w:val="001B2EED"/>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236"/>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306E"/>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9D8"/>
    <w:rsid w:val="00326B19"/>
    <w:rsid w:val="0032791D"/>
    <w:rsid w:val="00327CAE"/>
    <w:rsid w:val="00327E31"/>
    <w:rsid w:val="00330286"/>
    <w:rsid w:val="003303F4"/>
    <w:rsid w:val="0033054F"/>
    <w:rsid w:val="003308A4"/>
    <w:rsid w:val="00330C63"/>
    <w:rsid w:val="00331258"/>
    <w:rsid w:val="00331CE0"/>
    <w:rsid w:val="003320EF"/>
    <w:rsid w:val="003336F0"/>
    <w:rsid w:val="003354AD"/>
    <w:rsid w:val="00336001"/>
    <w:rsid w:val="0033623A"/>
    <w:rsid w:val="0033671E"/>
    <w:rsid w:val="00337457"/>
    <w:rsid w:val="0034065D"/>
    <w:rsid w:val="00341069"/>
    <w:rsid w:val="00341937"/>
    <w:rsid w:val="00342CF4"/>
    <w:rsid w:val="003437D0"/>
    <w:rsid w:val="00343939"/>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182"/>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5A6"/>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3687"/>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1E6B"/>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A52"/>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3AFE"/>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6CF"/>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6B5B"/>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5B3E"/>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6A61"/>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02F7"/>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3A59"/>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414"/>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4A08"/>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3253"/>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2F95"/>
    <w:rsid w:val="00973C34"/>
    <w:rsid w:val="00973D67"/>
    <w:rsid w:val="00973FE1"/>
    <w:rsid w:val="009742C3"/>
    <w:rsid w:val="00975A24"/>
    <w:rsid w:val="00975D8D"/>
    <w:rsid w:val="00977F3E"/>
    <w:rsid w:val="00980953"/>
    <w:rsid w:val="00981890"/>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13A3"/>
    <w:rsid w:val="009B238A"/>
    <w:rsid w:val="009B259E"/>
    <w:rsid w:val="009B3315"/>
    <w:rsid w:val="009B3417"/>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17C"/>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275A"/>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4CD9"/>
    <w:rsid w:val="00C37C8D"/>
    <w:rsid w:val="00C37E65"/>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3F7"/>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5EEF"/>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493B"/>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23A9"/>
    <w:rsid w:val="00D845C3"/>
    <w:rsid w:val="00D8473F"/>
    <w:rsid w:val="00D87031"/>
    <w:rsid w:val="00D87475"/>
    <w:rsid w:val="00D87FF9"/>
    <w:rsid w:val="00D90159"/>
    <w:rsid w:val="00D92730"/>
    <w:rsid w:val="00D93383"/>
    <w:rsid w:val="00D93BAF"/>
    <w:rsid w:val="00D942FD"/>
    <w:rsid w:val="00D9524C"/>
    <w:rsid w:val="00DA28CE"/>
    <w:rsid w:val="00DA340B"/>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6C0"/>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2E2D"/>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08C"/>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5570"/>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70D"/>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5F6E"/>
    <w:rsid w:val="00F56828"/>
    <w:rsid w:val="00F611DD"/>
    <w:rsid w:val="00F6129F"/>
    <w:rsid w:val="00F630AA"/>
    <w:rsid w:val="00F63C7D"/>
    <w:rsid w:val="00F63F47"/>
    <w:rsid w:val="00F656E9"/>
    <w:rsid w:val="00F65892"/>
    <w:rsid w:val="00F66C58"/>
    <w:rsid w:val="00F6704D"/>
    <w:rsid w:val="00F6763C"/>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4486"/>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5759</Words>
  <Characters>30523</Characters>
  <Application>Microsoft Office Word</Application>
  <DocSecurity>0</DocSecurity>
  <Lines>254</Lines>
  <Paragraphs>72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36210</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2022-05-03T18:28:00Z</dcterms:created>
  <dcterms:modified xsi:type="dcterms:W3CDTF">2022-05-03T18:28:00Z</dcterms:modified>
</cp:coreProperties>
</file>