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4FBCA6B5"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QuickRef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oncept, please see page 2</w:t>
      </w:r>
      <w:r w:rsidR="00AC5065">
        <w:rPr>
          <w:rFonts w:ascii="Arial" w:hAnsi="Arial" w:cs="Arial"/>
          <w:b/>
          <w:i/>
          <w:color w:val="000000" w:themeColor="text1"/>
          <w:sz w:val="20"/>
          <w:szCs w:val="22"/>
        </w:rPr>
        <w:t>.</w:t>
      </w:r>
    </w:p>
    <w:p w14:paraId="13544280" w14:textId="23836A08" w:rsidR="00DF6B44" w:rsidRPr="00DF6B44" w:rsidRDefault="00DF6B44" w:rsidP="00DF6B44">
      <w:pPr>
        <w:pStyle w:val="Overskrift1"/>
      </w:pPr>
      <w:r w:rsidRPr="00DF6B44">
        <w:t xml:space="preserve">UVVM VHDL Methods – see </w:t>
      </w:r>
      <w:r w:rsidR="00894E9D">
        <w:fldChar w:fldCharType="begin"/>
      </w:r>
      <w:r w:rsidR="00894E9D">
        <w:instrText xml:space="preserve"> REF _Ref528655369 \h </w:instrText>
      </w:r>
      <w:r w:rsidR="00894E9D">
        <w:fldChar w:fldCharType="separate"/>
      </w:r>
      <w:ins w:id="1" w:author="Forfatter">
        <w:r w:rsidR="00501E6B" w:rsidRPr="00AC5065">
          <w:t xml:space="preserve">Table </w:t>
        </w:r>
        <w:r w:rsidR="00501E6B">
          <w:rPr>
            <w:noProof/>
          </w:rPr>
          <w:t>2</w:t>
        </w:r>
      </w:ins>
      <w:del w:id="2" w:author="Forfatter">
        <w:r w:rsidR="00656049" w:rsidRPr="00AC5065" w:rsidDel="00501E6B">
          <w:delText xml:space="preserve">Table </w:delText>
        </w:r>
        <w:r w:rsidR="00656049" w:rsidDel="00501E6B">
          <w:rPr>
            <w:noProof/>
          </w:rPr>
          <w:delText>2</w:delText>
        </w:r>
      </w:del>
      <w:r w:rsidR="00894E9D">
        <w:fldChar w:fldCharType="end"/>
      </w:r>
      <w:r w:rsidR="00894E9D">
        <w:t xml:space="preserve"> </w:t>
      </w:r>
      <w:r w:rsidRPr="00DF6B44">
        <w:t>for details</w:t>
      </w:r>
      <w:r w:rsidR="003A7A5A">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Change w:id="3" w:author="Forfatter">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PrChange>
      </w:tblPr>
      <w:tblGrid>
        <w:gridCol w:w="1978"/>
        <w:gridCol w:w="6379"/>
        <w:gridCol w:w="6766"/>
        <w:tblGridChange w:id="4">
          <w:tblGrid>
            <w:gridCol w:w="1978"/>
            <w:gridCol w:w="6802"/>
            <w:gridCol w:w="6343"/>
          </w:tblGrid>
        </w:tblGridChange>
      </w:tblGrid>
      <w:tr w:rsidR="003E1588" w:rsidRPr="00AC5065" w14:paraId="17698A09" w14:textId="262339BB" w:rsidTr="00805C29">
        <w:tc>
          <w:tcPr>
            <w:tcW w:w="654" w:type="pct"/>
            <w:shd w:val="solid" w:color="000000" w:fill="FFFFFF"/>
            <w:tcPrChange w:id="5" w:author="Forfatter">
              <w:tcPr>
                <w:tcW w:w="654" w:type="pct"/>
                <w:shd w:val="solid" w:color="000000" w:fill="FFFFFF"/>
              </w:tcPr>
            </w:tcPrChange>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2109" w:type="pct"/>
            <w:shd w:val="solid" w:color="000000" w:fill="FFFFFF"/>
            <w:tcPrChange w:id="6" w:author="Forfatter">
              <w:tcPr>
                <w:tcW w:w="2249" w:type="pct"/>
                <w:shd w:val="solid" w:color="000000" w:fill="FFFFFF"/>
              </w:tcPr>
            </w:tcPrChange>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237" w:type="pct"/>
            <w:shd w:val="solid" w:color="000000" w:fill="FFFFFF"/>
            <w:tcPrChange w:id="7" w:author="Forfatter">
              <w:tcPr>
                <w:tcW w:w="2097" w:type="pct"/>
                <w:shd w:val="solid" w:color="000000" w:fill="FFFFFF"/>
              </w:tcPr>
            </w:tcPrChange>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6B3F94" w:rsidRPr="00AC5065" w14:paraId="4D268C67" w14:textId="00900780" w:rsidTr="00805C29">
        <w:tc>
          <w:tcPr>
            <w:tcW w:w="654" w:type="pct"/>
            <w:shd w:val="clear" w:color="auto" w:fill="auto"/>
            <w:tcPrChange w:id="8" w:author="Forfatter">
              <w:tcPr>
                <w:tcW w:w="654" w:type="pct"/>
                <w:shd w:val="clear" w:color="auto" w:fill="auto"/>
              </w:tcPr>
            </w:tcPrChange>
          </w:tcPr>
          <w:p w14:paraId="059F00C5" w14:textId="166DB606" w:rsidR="006B3F94" w:rsidRPr="00AC5065" w:rsidRDefault="006B3F94" w:rsidP="006B3F94">
            <w:pPr>
              <w:tabs>
                <w:tab w:val="left" w:pos="4820"/>
              </w:tabs>
              <w:spacing w:before="20" w:after="20" w:line="20" w:lineRule="atLeast"/>
              <w:rPr>
                <w:rFonts w:ascii="Arial" w:hAnsi="Arial" w:cs="Arial"/>
                <w:sz w:val="14"/>
              </w:rPr>
            </w:pPr>
            <w:r>
              <w:rPr>
                <w:rFonts w:cs="Helvetica"/>
                <w:b/>
              </w:rPr>
              <w:t>initialize_req_cov</w:t>
            </w:r>
            <w:r w:rsidRPr="00154E82">
              <w:rPr>
                <w:rFonts w:cs="Helvetica"/>
              </w:rPr>
              <w:t>(</w:t>
            </w:r>
            <w:r>
              <w:rPr>
                <w:rFonts w:cs="Helvetica"/>
              </w:rPr>
              <w:t>)</w:t>
            </w:r>
          </w:p>
        </w:tc>
        <w:tc>
          <w:tcPr>
            <w:tcW w:w="2109" w:type="pct"/>
            <w:tcPrChange w:id="9" w:author="Forfatter">
              <w:tcPr>
                <w:tcW w:w="2249" w:type="pct"/>
              </w:tcPr>
            </w:tcPrChange>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testcase (string), req</w:t>
            </w:r>
            <w:r w:rsidR="002A7D4E">
              <w:rPr>
                <w:rFonts w:cs="Helvetica"/>
              </w:rPr>
              <w:t>_</w:t>
            </w:r>
            <w:r w:rsidRPr="00AB6C63">
              <w:rPr>
                <w:rFonts w:cs="Helvetica"/>
              </w:rPr>
              <w:t>list</w:t>
            </w:r>
            <w:r w:rsidR="002A7D4E">
              <w:rPr>
                <w:rFonts w:cs="Helvetica"/>
              </w:rPr>
              <w:t>_</w:t>
            </w:r>
            <w:r w:rsidRPr="00AB6C63">
              <w:rPr>
                <w:rFonts w:cs="Helvetica"/>
              </w:rPr>
              <w:t xml:space="preserve">file (string), </w:t>
            </w:r>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 (string)</w:t>
            </w:r>
          </w:p>
          <w:p w14:paraId="1B10CF7B" w14:textId="08B75707" w:rsidR="006B3F94" w:rsidRDefault="006B3F94" w:rsidP="006B3F94">
            <w:pPr>
              <w:tabs>
                <w:tab w:val="left" w:pos="4820"/>
              </w:tabs>
              <w:spacing w:before="20" w:after="20" w:line="20" w:lineRule="atLeast"/>
              <w:rPr>
                <w:rFonts w:cs="Helvetica"/>
                <w:b/>
              </w:rPr>
            </w:pPr>
            <w:r w:rsidRPr="00AB6C63">
              <w:rPr>
                <w:rFonts w:cs="Helvetica"/>
              </w:rPr>
              <w:t xml:space="preserve">testcase (string), </w:t>
            </w:r>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 xml:space="preserve">file (string) </w:t>
            </w:r>
            <w:r w:rsidR="00CB1A6C" w:rsidRPr="00AB6C63">
              <w:rPr>
                <w:rFonts w:cs="Helvetica"/>
              </w:rPr>
              <w:t xml:space="preserve">      </w:t>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237" w:type="pct"/>
            <w:tcPrChange w:id="10" w:author="Forfatter">
              <w:tcPr>
                <w:tcW w:w="2097" w:type="pct"/>
              </w:tcPr>
            </w:tcPrChange>
          </w:tcPr>
          <w:p w14:paraId="7D648397" w14:textId="1387170A" w:rsidR="006B3F94" w:rsidRDefault="006B3F94" w:rsidP="006B3F94">
            <w:pPr>
              <w:tabs>
                <w:tab w:val="left" w:pos="4820"/>
              </w:tabs>
              <w:spacing w:before="20" w:after="20" w:line="20" w:lineRule="atLeast"/>
              <w:rPr>
                <w:rFonts w:cs="Helvetica"/>
              </w:rPr>
            </w:pPr>
            <w:r>
              <w:rPr>
                <w:rFonts w:cs="Helvetica"/>
              </w:rPr>
              <w:t>initiali</w:t>
            </w:r>
            <w:r w:rsidR="00C067BA">
              <w:rPr>
                <w:rFonts w:cs="Helvetica"/>
              </w:rPr>
              <w:t>z</w:t>
            </w:r>
            <w:r>
              <w:rPr>
                <w:rFonts w:cs="Helvetica"/>
              </w:rPr>
              <w:t>e_req_cov(“t</w:t>
            </w:r>
            <w:r w:rsidR="00676938">
              <w:rPr>
                <w:rFonts w:cs="Helvetica"/>
              </w:rPr>
              <w:t>c</w:t>
            </w:r>
            <w:r>
              <w:rPr>
                <w:rFonts w:cs="Helvetica"/>
              </w:rPr>
              <w:t>_base_func”, “uart_req_list.csv”, “base_func_cov.csv”);</w:t>
            </w:r>
          </w:p>
          <w:p w14:paraId="307C585F" w14:textId="408B881D" w:rsidR="006B3F94" w:rsidRDefault="006B3F94" w:rsidP="006B3F94">
            <w:pPr>
              <w:tabs>
                <w:tab w:val="left" w:pos="4820"/>
              </w:tabs>
              <w:spacing w:before="20" w:after="20" w:line="20" w:lineRule="atLeast"/>
              <w:rPr>
                <w:rFonts w:cs="Helvetica"/>
              </w:rPr>
            </w:pPr>
            <w:r>
              <w:rPr>
                <w:rFonts w:cs="Helvetica"/>
              </w:rPr>
              <w:t>initiali</w:t>
            </w:r>
            <w:r w:rsidR="00C067BA">
              <w:rPr>
                <w:rFonts w:cs="Helvetica"/>
              </w:rPr>
              <w:t>z</w:t>
            </w:r>
            <w:r>
              <w:rPr>
                <w:rFonts w:cs="Helvetica"/>
              </w:rPr>
              <w:t>e_req_cov(“t</w:t>
            </w:r>
            <w:r w:rsidR="00676938">
              <w:rPr>
                <w:rFonts w:cs="Helvetica"/>
              </w:rPr>
              <w:t>c</w:t>
            </w:r>
            <w:r>
              <w:rPr>
                <w:rFonts w:cs="Helvetica"/>
              </w:rPr>
              <w:t xml:space="preserve">_base_func”, “base_func_cov.csv”); </w:t>
            </w:r>
          </w:p>
        </w:tc>
      </w:tr>
      <w:tr w:rsidR="006B3F94" w:rsidRPr="00AC5065" w14:paraId="111BECBF" w14:textId="2D57080F" w:rsidTr="00805C29">
        <w:tc>
          <w:tcPr>
            <w:tcW w:w="654" w:type="pct"/>
            <w:shd w:val="clear" w:color="auto" w:fill="auto"/>
            <w:tcPrChange w:id="11" w:author="Forfatter">
              <w:tcPr>
                <w:tcW w:w="654" w:type="pct"/>
                <w:shd w:val="clear" w:color="auto" w:fill="auto"/>
              </w:tcPr>
            </w:tcPrChange>
          </w:tcPr>
          <w:p w14:paraId="5AE5354A" w14:textId="0865F3A7" w:rsidR="006B3F94" w:rsidRPr="00AC5065" w:rsidRDefault="00133D15" w:rsidP="006B3F94">
            <w:pPr>
              <w:tabs>
                <w:tab w:val="left" w:pos="4820"/>
              </w:tabs>
              <w:spacing w:before="20" w:after="20" w:line="20" w:lineRule="atLeast"/>
              <w:rPr>
                <w:rFonts w:ascii="Arial" w:hAnsi="Arial" w:cs="Arial"/>
                <w:sz w:val="14"/>
              </w:rPr>
            </w:pPr>
            <w:r>
              <w:rPr>
                <w:rFonts w:cs="Helvetica"/>
                <w:b/>
              </w:rPr>
              <w:t>tick_off</w:t>
            </w:r>
            <w:r w:rsidR="006B3F94">
              <w:rPr>
                <w:rFonts w:cs="Helvetica"/>
                <w:b/>
              </w:rPr>
              <w:t>_req_cov</w:t>
            </w:r>
            <w:r w:rsidR="006B3F94" w:rsidRPr="00154E82">
              <w:rPr>
                <w:rFonts w:cs="Helvetica"/>
              </w:rPr>
              <w:t>(</w:t>
            </w:r>
            <w:r w:rsidR="006B3F94">
              <w:rPr>
                <w:rFonts w:cs="Helvetica"/>
              </w:rPr>
              <w:t>)</w:t>
            </w:r>
          </w:p>
        </w:tc>
        <w:tc>
          <w:tcPr>
            <w:tcW w:w="2109" w:type="pct"/>
            <w:tcPrChange w:id="12" w:author="Forfatter">
              <w:tcPr>
                <w:tcW w:w="2249" w:type="pct"/>
              </w:tcPr>
            </w:tcPrChange>
          </w:tcPr>
          <w:p w14:paraId="2EC453F2" w14:textId="00D6DB2A"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del w:id="13" w:author="Forfatter">
              <w:r w:rsidDel="00A425BB">
                <w:rPr>
                  <w:rFonts w:cs="Helvetica"/>
                </w:rPr>
                <w:delText>[</w:delText>
              </w:r>
              <w:r w:rsidR="00F36818" w:rsidDel="00A425BB">
                <w:rPr>
                  <w:rFonts w:cs="Helvetica"/>
                </w:rPr>
                <w:delText>,</w:delText>
              </w:r>
              <w:r w:rsidDel="00A425BB">
                <w:rPr>
                  <w:rFonts w:cs="Helvetica"/>
                </w:rPr>
                <w:delText>testcase (string)]</w:delText>
              </w:r>
              <w:r w:rsidRPr="00154E82" w:rsidDel="00A425BB">
                <w:rPr>
                  <w:rFonts w:cs="Helvetica"/>
                </w:rPr>
                <w:delText xml:space="preserve"> </w:delText>
              </w:r>
            </w:del>
            <w:r>
              <w:rPr>
                <w:rFonts w:cs="Helvetica"/>
              </w:rPr>
              <w:t>[</w:t>
            </w:r>
            <w:r w:rsidRPr="00154E82">
              <w:rPr>
                <w:rFonts w:cs="Helvetica"/>
              </w:rPr>
              <w:t>,</w:t>
            </w:r>
            <w:r>
              <w:rPr>
                <w:rFonts w:cs="Helvetica"/>
              </w:rPr>
              <w:t>FAIL (t_test_status)</w:t>
            </w:r>
            <w:r w:rsidR="004D3D68">
              <w:rPr>
                <w:rFonts w:cs="Helvetica"/>
              </w:rPr>
              <w:t xml:space="preserve"> [, msg</w:t>
            </w:r>
            <w:ins w:id="14" w:author="Forfatter">
              <w:r w:rsidR="00A425BB">
                <w:rPr>
                  <w:rFonts w:cs="Helvetica"/>
                </w:rPr>
                <w:t xml:space="preserve"> [, LIST_</w:t>
              </w:r>
              <w:r w:rsidR="00D823A9">
                <w:rPr>
                  <w:rFonts w:cs="Helvetica"/>
                </w:rPr>
                <w:t>SINGLE</w:t>
              </w:r>
              <w:del w:id="15" w:author="Forfatter">
                <w:r w:rsidR="00A425BB" w:rsidDel="00D823A9">
                  <w:rPr>
                    <w:rFonts w:cs="Helvetica"/>
                  </w:rPr>
                  <w:delText>EVERY</w:delText>
                </w:r>
              </w:del>
              <w:r w:rsidR="00A425BB">
                <w:rPr>
                  <w:rFonts w:cs="Helvetica"/>
                </w:rPr>
                <w:t>_TICKOFF (t_extent_tickoff)</w:t>
              </w:r>
            </w:ins>
            <w:r w:rsidR="004D3D68">
              <w:rPr>
                <w:rFonts w:cs="Helvetica"/>
              </w:rPr>
              <w:t xml:space="preserve"> [, scope]]</w:t>
            </w:r>
            <w:r>
              <w:rPr>
                <w:rFonts w:cs="Helvetica"/>
              </w:rPr>
              <w:t>]</w:t>
            </w:r>
          </w:p>
        </w:tc>
        <w:tc>
          <w:tcPr>
            <w:tcW w:w="2237" w:type="pct"/>
            <w:tcPrChange w:id="16" w:author="Forfatter">
              <w:tcPr>
                <w:tcW w:w="2097" w:type="pct"/>
              </w:tcPr>
            </w:tcPrChange>
          </w:tcPr>
          <w:p w14:paraId="7EDCFABA" w14:textId="564A8DB6" w:rsidR="006B3F94" w:rsidRPr="00154E82" w:rsidRDefault="00133D15" w:rsidP="006B3F94">
            <w:pPr>
              <w:tabs>
                <w:tab w:val="left" w:pos="4820"/>
              </w:tabs>
              <w:spacing w:before="20" w:after="20" w:line="20" w:lineRule="atLeast"/>
              <w:rPr>
                <w:rFonts w:cs="Helvetica"/>
              </w:rPr>
            </w:pPr>
            <w:r>
              <w:rPr>
                <w:rFonts w:cs="Helvetica"/>
              </w:rPr>
              <w:t>tick_off</w:t>
            </w:r>
            <w:r w:rsidR="006B3F94">
              <w:rPr>
                <w:rFonts w:cs="Helvetica"/>
              </w:rPr>
              <w:t>_req_cov(“UART_REQ_4”);</w:t>
            </w:r>
            <w:ins w:id="17" w:author="Forfatter">
              <w:r w:rsidR="00A425BB">
                <w:rPr>
                  <w:rFonts w:cs="Helvetica"/>
                </w:rPr>
                <w:br/>
                <w:t>tick_off_req_cov(“UART_REQ_4”, PASS, “Monitor”, LIST_SINGLE_TICKOFF);</w:t>
              </w:r>
            </w:ins>
          </w:p>
        </w:tc>
      </w:tr>
      <w:tr w:rsidR="006B3F94" w:rsidRPr="00AC5065" w14:paraId="67A1FB83" w14:textId="7E8BC0DE" w:rsidTr="00805C29">
        <w:tc>
          <w:tcPr>
            <w:tcW w:w="654" w:type="pct"/>
            <w:shd w:val="clear" w:color="auto" w:fill="auto"/>
            <w:tcPrChange w:id="18" w:author="Forfatter">
              <w:tcPr>
                <w:tcW w:w="654" w:type="pct"/>
                <w:shd w:val="clear" w:color="auto" w:fill="auto"/>
              </w:tcPr>
            </w:tcPrChange>
          </w:tcPr>
          <w:p w14:paraId="7756275C" w14:textId="014226A4" w:rsidR="006B3F94" w:rsidRPr="00AC5065" w:rsidRDefault="006B3F94" w:rsidP="006B3F94">
            <w:pPr>
              <w:tabs>
                <w:tab w:val="left" w:pos="4820"/>
              </w:tabs>
              <w:spacing w:before="20" w:after="20" w:line="20" w:lineRule="atLeast"/>
              <w:rPr>
                <w:rFonts w:ascii="Arial" w:hAnsi="Arial" w:cs="Arial"/>
                <w:sz w:val="14"/>
              </w:rPr>
            </w:pPr>
            <w:r>
              <w:rPr>
                <w:rFonts w:cs="Helvetica"/>
                <w:b/>
              </w:rPr>
              <w:t>finalize</w:t>
            </w:r>
            <w:r w:rsidRPr="00154E82">
              <w:rPr>
                <w:rFonts w:cs="Helvetica"/>
                <w:b/>
              </w:rPr>
              <w:t>_</w:t>
            </w:r>
            <w:r>
              <w:rPr>
                <w:rFonts w:cs="Helvetica"/>
                <w:b/>
              </w:rPr>
              <w:t>req_cov</w:t>
            </w:r>
            <w:r w:rsidRPr="00154E82">
              <w:rPr>
                <w:rFonts w:cs="Helvetica"/>
              </w:rPr>
              <w:t>()</w:t>
            </w:r>
          </w:p>
        </w:tc>
        <w:tc>
          <w:tcPr>
            <w:tcW w:w="2109" w:type="pct"/>
            <w:tcPrChange w:id="19" w:author="Forfatter">
              <w:tcPr>
                <w:tcW w:w="2249" w:type="pct"/>
              </w:tcPr>
            </w:tcPrChange>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237" w:type="pct"/>
            <w:tcPrChange w:id="20" w:author="Forfatter">
              <w:tcPr>
                <w:tcW w:w="2097" w:type="pct"/>
              </w:tcPr>
            </w:tcPrChange>
          </w:tcPr>
          <w:p w14:paraId="527300A7" w14:textId="708D8731" w:rsidR="006B3F94" w:rsidRDefault="00984419" w:rsidP="006B3F94">
            <w:pPr>
              <w:tabs>
                <w:tab w:val="left" w:pos="4820"/>
              </w:tabs>
              <w:spacing w:before="20" w:after="20" w:line="20" w:lineRule="atLeast"/>
              <w:rPr>
                <w:rFonts w:cs="Helvetica"/>
              </w:rPr>
            </w:pPr>
            <w:r>
              <w:rPr>
                <w:rFonts w:cs="Helvetica"/>
              </w:rPr>
              <w:t>f</w:t>
            </w:r>
            <w:r w:rsidR="006B3F94">
              <w:rPr>
                <w:rFonts w:cs="Helvetica"/>
              </w:rPr>
              <w:t>inalize_req_cov(VOID);</w:t>
            </w:r>
          </w:p>
        </w:tc>
      </w:tr>
    </w:tbl>
    <w:bookmarkEnd w:id="0"/>
    <w:p w14:paraId="3C58E12E" w14:textId="3129652B"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3DC5F917" w:rsidR="0029702C" w:rsidRPr="006A398C" w:rsidRDefault="003F5BE8" w:rsidP="006A398C">
      <w:pPr>
        <w:pStyle w:val="Undertittel"/>
        <w:spacing w:after="40"/>
        <w:rPr>
          <w:rFonts w:ascii="Arial" w:eastAsia="Times New Roman" w:hAnsi="Arial" w:cs="Arial"/>
          <w:color w:val="000000" w:themeColor="text1"/>
          <w:spacing w:val="0"/>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ins w:id="21" w:author="Forfatter">
        <w:r w:rsidR="00501E6B" w:rsidRPr="00501E6B">
          <w:rPr>
            <w:rFonts w:ascii="Arial" w:hAnsi="Arial" w:cs="Arial"/>
            <w:b/>
            <w:bCs/>
            <w:i/>
            <w:color w:val="auto"/>
            <w:sz w:val="20"/>
            <w:szCs w:val="20"/>
            <w:rPrChange w:id="22" w:author="Forfatter">
              <w:rPr/>
            </w:rPrChange>
          </w:rPr>
          <w:t xml:space="preserve">Table </w:t>
        </w:r>
        <w:r w:rsidR="00501E6B" w:rsidRPr="00501E6B">
          <w:rPr>
            <w:rFonts w:ascii="Arial" w:hAnsi="Arial" w:cs="Arial"/>
            <w:b/>
            <w:bCs/>
            <w:i/>
            <w:color w:val="auto"/>
            <w:sz w:val="20"/>
            <w:szCs w:val="20"/>
            <w:rPrChange w:id="23" w:author="Forfatter">
              <w:rPr>
                <w:noProof/>
              </w:rPr>
            </w:rPrChange>
          </w:rPr>
          <w:t>6</w:t>
        </w:r>
      </w:ins>
      <w:del w:id="24" w:author="Forfatter">
        <w:r w:rsidR="00656049" w:rsidRPr="00656049" w:rsidDel="00501E6B">
          <w:rPr>
            <w:rFonts w:ascii="Arial" w:hAnsi="Arial" w:cs="Arial"/>
            <w:b/>
            <w:bCs/>
            <w:i/>
            <w:color w:val="auto"/>
            <w:sz w:val="20"/>
            <w:szCs w:val="20"/>
          </w:rPr>
          <w:delText>Table 6</w:delText>
        </w:r>
      </w:del>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63530D1C" w14:textId="7DBC2434" w:rsidR="001D6424" w:rsidRPr="00C14779" w:rsidRDefault="00805C29" w:rsidP="001D6424">
      <w:pPr>
        <w:pStyle w:val="Overskrift1"/>
      </w:pPr>
      <w:r w:rsidRPr="00AC5065">
        <w:rPr>
          <w:rFonts w:ascii="Arial" w:hAnsi="Arial" w:cs="Arial"/>
          <w:noProof/>
          <w:lang w:val="nb-NO" w:eastAsia="nb-NO"/>
        </w:rPr>
        <w:drawing>
          <wp:anchor distT="0" distB="0" distL="114300" distR="114300" simplePos="0" relativeHeight="251674112" behindDoc="0" locked="0" layoutInCell="1" allowOverlap="1" wp14:anchorId="6D5B3B7E" wp14:editId="03F26320">
            <wp:simplePos x="0" y="0"/>
            <wp:positionH relativeFrom="margin">
              <wp:posOffset>8898890</wp:posOffset>
            </wp:positionH>
            <wp:positionV relativeFrom="paragraph">
              <wp:posOffset>2971165</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3A6C6D">
        <w:t xml:space="preserve">Formats of Input and Intermediate </w:t>
      </w:r>
      <w:r w:rsidR="0029702C" w:rsidRPr="00DF6B44">
        <w:t>File</w:t>
      </w:r>
      <w:r w:rsidR="003A6C6D">
        <w:t>s</w:t>
      </w:r>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file  (‘req_list’),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r>
              <w:rPr>
                <w:rFonts w:ascii="Arial" w:hAnsi="Arial" w:cs="Arial"/>
                <w:b/>
                <w:bCs/>
                <w:sz w:val="16"/>
                <w:szCs w:val="16"/>
              </w:rPr>
              <w:t>part</w:t>
            </w:r>
            <w:r w:rsidRPr="00AC5065">
              <w:rPr>
                <w:rFonts w:ascii="Arial" w:hAnsi="Arial" w:cs="Arial"/>
                <w:b/>
                <w:bCs/>
                <w:sz w:val="16"/>
                <w:szCs w:val="16"/>
              </w:rPr>
              <w:t>_cov’),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1233046D"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_UART_2, FAIL</w:t>
            </w:r>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6E604175" w:rsidR="001D6424" w:rsidRPr="00AC5065" w:rsidRDefault="00805C29" w:rsidP="0029702C">
      <w:pPr>
        <w:rPr>
          <w:rFonts w:ascii="Arial" w:hAnsi="Arial" w:cs="Arial"/>
          <w:sz w:val="8"/>
        </w:rPr>
      </w:pPr>
      <w:ins w:id="25" w:author="Forfatter">
        <w:r>
          <w:rPr>
            <w:noProof/>
          </w:rPr>
          <mc:AlternateContent>
            <mc:Choice Requires="wps">
              <w:drawing>
                <wp:anchor distT="0" distB="0" distL="114300" distR="114300" simplePos="0" relativeHeight="251702784" behindDoc="0" locked="0" layoutInCell="1" allowOverlap="1" wp14:anchorId="2F4107C1" wp14:editId="202B6A90">
                  <wp:simplePos x="0" y="0"/>
                  <wp:positionH relativeFrom="column">
                    <wp:posOffset>5750</wp:posOffset>
                  </wp:positionH>
                  <wp:positionV relativeFrom="paragraph">
                    <wp:posOffset>1246942</wp:posOffset>
                  </wp:positionV>
                  <wp:extent cx="8548382" cy="226316"/>
                  <wp:effectExtent l="0" t="0" r="0" b="2540"/>
                  <wp:wrapNone/>
                  <wp:docPr id="8" name="Tekstboks 8"/>
                  <wp:cNvGraphicFramePr/>
                  <a:graphic xmlns:a="http://schemas.openxmlformats.org/drawingml/2006/main">
                    <a:graphicData uri="http://schemas.microsoft.com/office/word/2010/wordprocessingShape">
                      <wps:wsp>
                        <wps:cNvSpPr txBox="1"/>
                        <wps:spPr>
                          <a:xfrm>
                            <a:off x="0" y="0"/>
                            <a:ext cx="8548382" cy="226316"/>
                          </a:xfrm>
                          <a:prstGeom prst="rect">
                            <a:avLst/>
                          </a:prstGeom>
                          <a:solidFill>
                            <a:schemeClr val="lt1"/>
                          </a:solidFill>
                          <a:ln w="6350">
                            <a:noFill/>
                          </a:ln>
                        </wps:spPr>
                        <wps:txbx>
                          <w:txbxContent>
                            <w:p w14:paraId="38C830C2" w14:textId="61D9F753" w:rsidR="00805C29" w:rsidRDefault="00805C29" w:rsidP="00805C29">
                              <w:r w:rsidRPr="00AC5065">
                                <w:rPr>
                                  <w:rFonts w:ascii="Arial" w:hAnsi="Arial" w:cs="Arial"/>
                                  <w:noProof/>
                                  <w:lang w:eastAsia="nb-NO"/>
                                </w:rPr>
                                <w:t>NOTE: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sidR="00501E6B">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107C1" id="_x0000_t202" coordsize="21600,21600" o:spt="202" path="m,l,21600r21600,l21600,xe">
                  <v:stroke joinstyle="miter"/>
                  <v:path gradientshapeok="t" o:connecttype="rect"/>
                </v:shapetype>
                <v:shape id="Tekstboks 8" o:spid="_x0000_s1026" type="#_x0000_t202" style="position:absolute;margin-left:.45pt;margin-top:98.2pt;width:673.1pt;height:17.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" fillcolor="white [3201]" stroked="f" strokeweight=".5pt">
                  <v:textbox>
                    <w:txbxContent>
                      <w:p w14:paraId="38C830C2" w14:textId="61D9F753" w:rsidR="00805C29" w:rsidRDefault="00805C29" w:rsidP="00805C29">
                        <w:r w:rsidRPr="00AC5065">
                          <w:rPr>
                            <w:rFonts w:ascii="Arial" w:hAnsi="Arial" w:cs="Arial"/>
                            <w:noProof/>
                            <w:lang w:eastAsia="nb-NO"/>
                          </w:rPr>
                          <w:t>NOTE: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sidR="00501E6B">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txbxContent>
                  </v:textbox>
                </v:shape>
              </w:pict>
            </mc:Fallback>
          </mc:AlternateContent>
        </w:r>
      </w:ins>
    </w:p>
    <w:tbl>
      <w:tblPr>
        <w:tblStyle w:val="Tabellrutenett"/>
        <w:tblpPr w:leftFromText="141" w:rightFromText="141" w:vertAnchor="text" w:horzAnchor="margin" w:tblpY="-17"/>
        <w:tblW w:w="15129" w:type="dxa"/>
        <w:tblLook w:val="04A0" w:firstRow="1" w:lastRow="0" w:firstColumn="1" w:lastColumn="0" w:noHBand="0" w:noVBand="1"/>
      </w:tblPr>
      <w:tblGrid>
        <w:gridCol w:w="963"/>
        <w:gridCol w:w="5128"/>
        <w:gridCol w:w="4819"/>
        <w:gridCol w:w="4219"/>
      </w:tblGrid>
      <w:tr w:rsidR="00805C29" w:rsidRPr="00AC5065" w14:paraId="17EE1EA4" w14:textId="77777777" w:rsidTr="00805C29">
        <w:trPr>
          <w:ins w:id="26" w:author="Forfatter"/>
        </w:trPr>
        <w:tc>
          <w:tcPr>
            <w:tcW w:w="963" w:type="dxa"/>
            <w:shd w:val="clear" w:color="auto" w:fill="F2F2F2" w:themeFill="background1" w:themeFillShade="F2"/>
          </w:tcPr>
          <w:p w14:paraId="60A65BDE" w14:textId="77777777" w:rsidR="00805C29" w:rsidRPr="00AC5065" w:rsidRDefault="00805C29" w:rsidP="00805C29">
            <w:pPr>
              <w:rPr>
                <w:ins w:id="27" w:author="Forfatter"/>
                <w:rFonts w:ascii="Arial" w:hAnsi="Arial" w:cs="Arial"/>
                <w:b/>
                <w:sz w:val="16"/>
                <w:szCs w:val="16"/>
              </w:rPr>
            </w:pPr>
            <w:ins w:id="28" w:author="Forfatter">
              <w:r w:rsidRPr="00AC5065">
                <w:rPr>
                  <w:rFonts w:ascii="Arial" w:hAnsi="Arial" w:cs="Arial"/>
                  <w:b/>
                  <w:sz w:val="16"/>
                  <w:szCs w:val="16"/>
                </w:rPr>
                <w:t>File</w:t>
              </w:r>
            </w:ins>
          </w:p>
        </w:tc>
        <w:tc>
          <w:tcPr>
            <w:tcW w:w="5128" w:type="dxa"/>
          </w:tcPr>
          <w:p w14:paraId="691F362D" w14:textId="77777777" w:rsidR="00805C29" w:rsidRPr="00AC5065" w:rsidRDefault="00805C29" w:rsidP="00805C29">
            <w:pPr>
              <w:rPr>
                <w:ins w:id="29" w:author="Forfatter"/>
                <w:rFonts w:ascii="Arial" w:hAnsi="Arial" w:cs="Arial"/>
                <w:b/>
                <w:bCs/>
                <w:sz w:val="16"/>
                <w:szCs w:val="16"/>
              </w:rPr>
            </w:pPr>
            <w:ins w:id="30" w:author="Forfatter">
              <w:r w:rsidRPr="00AC5065">
                <w:rPr>
                  <w:rFonts w:ascii="Arial" w:hAnsi="Arial" w:cs="Arial"/>
                  <w:b/>
                  <w:bCs/>
                  <w:sz w:val="16"/>
                  <w:szCs w:val="16"/>
                </w:rPr>
                <w:t>Optional: Requirement map file (‘req_map’) , CSV</w:t>
              </w:r>
            </w:ins>
          </w:p>
        </w:tc>
        <w:tc>
          <w:tcPr>
            <w:tcW w:w="4819" w:type="dxa"/>
          </w:tcPr>
          <w:p w14:paraId="6D6E5714" w14:textId="77777777" w:rsidR="00805C29" w:rsidRPr="00AC5065" w:rsidRDefault="00805C29" w:rsidP="00805C29">
            <w:pPr>
              <w:rPr>
                <w:ins w:id="31" w:author="Forfatter"/>
                <w:rFonts w:ascii="Arial" w:hAnsi="Arial" w:cs="Arial"/>
                <w:b/>
                <w:bCs/>
                <w:sz w:val="16"/>
                <w:szCs w:val="16"/>
              </w:rPr>
            </w:pPr>
            <w:ins w:id="32" w:author="Forfatter">
              <w:r w:rsidRPr="00AC5065">
                <w:rPr>
                  <w:rFonts w:ascii="Arial" w:hAnsi="Arial" w:cs="Arial"/>
                  <w:b/>
                  <w:bCs/>
                  <w:sz w:val="16"/>
                  <w:szCs w:val="16"/>
                </w:rPr>
                <w:t xml:space="preserve">Optional: </w:t>
              </w:r>
              <w:r>
                <w:rPr>
                  <w:rFonts w:ascii="Arial" w:hAnsi="Arial" w:cs="Arial"/>
                  <w:b/>
                  <w:bCs/>
                  <w:sz w:val="16"/>
                  <w:szCs w:val="16"/>
                </w:rPr>
                <w:t>Partial coverage</w:t>
              </w:r>
              <w:r w:rsidRPr="00AC5065">
                <w:rPr>
                  <w:rFonts w:ascii="Arial" w:hAnsi="Arial" w:cs="Arial"/>
                  <w:b/>
                  <w:bCs/>
                  <w:sz w:val="16"/>
                  <w:szCs w:val="16"/>
                </w:rPr>
                <w:t xml:space="preserve"> </w:t>
              </w:r>
              <w:r>
                <w:rPr>
                  <w:rFonts w:ascii="Arial" w:hAnsi="Arial" w:cs="Arial"/>
                  <w:b/>
                  <w:bCs/>
                  <w:sz w:val="16"/>
                  <w:szCs w:val="16"/>
                </w:rPr>
                <w:t>l</w:t>
              </w:r>
              <w:r w:rsidRPr="00AC5065">
                <w:rPr>
                  <w:rFonts w:ascii="Arial" w:hAnsi="Arial" w:cs="Arial"/>
                  <w:b/>
                  <w:bCs/>
                  <w:sz w:val="16"/>
                  <w:szCs w:val="16"/>
                </w:rPr>
                <w:t>ist file (</w:t>
              </w:r>
              <w:r>
                <w:rPr>
                  <w:rFonts w:ascii="Arial" w:hAnsi="Arial" w:cs="Arial"/>
                  <w:b/>
                  <w:bCs/>
                  <w:sz w:val="16"/>
                  <w:szCs w:val="16"/>
                </w:rPr>
                <w:t>‘part</w:t>
              </w:r>
              <w:r w:rsidRPr="00AC5065">
                <w:rPr>
                  <w:rFonts w:ascii="Arial" w:hAnsi="Arial" w:cs="Arial"/>
                  <w:b/>
                  <w:bCs/>
                  <w:sz w:val="16"/>
                  <w:szCs w:val="16"/>
                </w:rPr>
                <w:t>_cov_list’), TXT</w:t>
              </w:r>
            </w:ins>
          </w:p>
        </w:tc>
        <w:tc>
          <w:tcPr>
            <w:tcW w:w="4219" w:type="dxa"/>
          </w:tcPr>
          <w:p w14:paraId="3D0F8856" w14:textId="77777777" w:rsidR="00805C29" w:rsidRPr="00AC5065" w:rsidRDefault="00805C29" w:rsidP="00805C29">
            <w:pPr>
              <w:rPr>
                <w:ins w:id="33" w:author="Forfatter"/>
                <w:rFonts w:ascii="Arial" w:hAnsi="Arial" w:cs="Arial"/>
                <w:b/>
                <w:bCs/>
                <w:sz w:val="16"/>
                <w:szCs w:val="16"/>
              </w:rPr>
            </w:pPr>
            <w:ins w:id="34" w:author="Forfatter">
              <w:r w:rsidRPr="00AC5065">
                <w:rPr>
                  <w:rFonts w:ascii="Arial" w:hAnsi="Arial" w:cs="Arial"/>
                  <w:b/>
                  <w:bCs/>
                  <w:sz w:val="16"/>
                  <w:szCs w:val="16"/>
                </w:rPr>
                <w:t>Optional: Script config file, TXT</w:t>
              </w:r>
            </w:ins>
          </w:p>
        </w:tc>
      </w:tr>
      <w:tr w:rsidR="00805C29" w:rsidRPr="00AC5065" w14:paraId="1F00FB3C" w14:textId="77777777" w:rsidTr="00805C29">
        <w:trPr>
          <w:ins w:id="35" w:author="Forfatter"/>
        </w:trPr>
        <w:tc>
          <w:tcPr>
            <w:tcW w:w="963" w:type="dxa"/>
            <w:shd w:val="clear" w:color="auto" w:fill="F2F2F2" w:themeFill="background1" w:themeFillShade="F2"/>
          </w:tcPr>
          <w:p w14:paraId="251A336D" w14:textId="77777777" w:rsidR="00805C29" w:rsidRPr="00AC5065" w:rsidRDefault="00805C29" w:rsidP="00805C29">
            <w:pPr>
              <w:rPr>
                <w:ins w:id="36" w:author="Forfatter"/>
                <w:rFonts w:ascii="Arial" w:hAnsi="Arial" w:cs="Arial"/>
                <w:b/>
                <w:sz w:val="16"/>
                <w:szCs w:val="16"/>
              </w:rPr>
            </w:pPr>
            <w:ins w:id="37" w:author="Forfatter">
              <w:r w:rsidRPr="00AC5065">
                <w:rPr>
                  <w:rFonts w:ascii="Arial" w:hAnsi="Arial" w:cs="Arial"/>
                  <w:b/>
                  <w:sz w:val="16"/>
                  <w:szCs w:val="16"/>
                </w:rPr>
                <w:t>Info</w:t>
              </w:r>
            </w:ins>
          </w:p>
        </w:tc>
        <w:tc>
          <w:tcPr>
            <w:tcW w:w="5128" w:type="dxa"/>
          </w:tcPr>
          <w:p w14:paraId="793398C3" w14:textId="77777777" w:rsidR="00805C29" w:rsidRPr="00AC5065" w:rsidRDefault="00805C29" w:rsidP="00805C29">
            <w:pPr>
              <w:rPr>
                <w:ins w:id="38" w:author="Forfatter"/>
                <w:rFonts w:ascii="Arial" w:hAnsi="Arial" w:cs="Arial"/>
                <w:i/>
                <w:sz w:val="16"/>
                <w:szCs w:val="16"/>
              </w:rPr>
            </w:pPr>
            <w:ins w:id="39" w:author="Forfatter">
              <w:r w:rsidRPr="00AC5065">
                <w:rPr>
                  <w:rFonts w:ascii="Arial" w:hAnsi="Arial" w:cs="Arial"/>
                  <w:i/>
                  <w:sz w:val="16"/>
                  <w:szCs w:val="16"/>
                </w:rPr>
                <w:t xml:space="preserve">Optional input to run_spec_cov.py </w:t>
              </w:r>
            </w:ins>
          </w:p>
        </w:tc>
        <w:tc>
          <w:tcPr>
            <w:tcW w:w="4819" w:type="dxa"/>
          </w:tcPr>
          <w:p w14:paraId="4B786B92" w14:textId="77777777" w:rsidR="00805C29" w:rsidRPr="00AC5065" w:rsidRDefault="00805C29" w:rsidP="00805C29">
            <w:pPr>
              <w:rPr>
                <w:ins w:id="40" w:author="Forfatter"/>
                <w:rFonts w:ascii="Arial" w:hAnsi="Arial" w:cs="Arial"/>
                <w:i/>
                <w:sz w:val="16"/>
                <w:szCs w:val="16"/>
              </w:rPr>
            </w:pPr>
            <w:ins w:id="41" w:author="Forfatter">
              <w:r w:rsidRPr="00AC5065">
                <w:rPr>
                  <w:rFonts w:ascii="Arial" w:hAnsi="Arial" w:cs="Arial"/>
                  <w:i/>
                  <w:sz w:val="16"/>
                  <w:szCs w:val="16"/>
                </w:rPr>
                <w:t>Optional input to run_spec_cov.py</w:t>
              </w:r>
            </w:ins>
          </w:p>
        </w:tc>
        <w:tc>
          <w:tcPr>
            <w:tcW w:w="4219" w:type="dxa"/>
          </w:tcPr>
          <w:p w14:paraId="65C3AE42" w14:textId="77777777" w:rsidR="00805C29" w:rsidRPr="00AC5065" w:rsidRDefault="00805C29" w:rsidP="00805C29">
            <w:pPr>
              <w:rPr>
                <w:ins w:id="42" w:author="Forfatter"/>
                <w:rFonts w:ascii="Arial" w:hAnsi="Arial" w:cs="Arial"/>
                <w:i/>
                <w:sz w:val="16"/>
                <w:szCs w:val="16"/>
              </w:rPr>
            </w:pPr>
            <w:ins w:id="43" w:author="Forfatter">
              <w:r w:rsidRPr="00AC5065">
                <w:rPr>
                  <w:rFonts w:ascii="Arial" w:hAnsi="Arial" w:cs="Arial"/>
                  <w:i/>
                  <w:sz w:val="16"/>
                  <w:szCs w:val="16"/>
                </w:rPr>
                <w:t>Optional input to run_spec_cov.py</w:t>
              </w:r>
            </w:ins>
          </w:p>
        </w:tc>
      </w:tr>
      <w:tr w:rsidR="00805C29" w:rsidRPr="00AC5065" w14:paraId="20148CCB" w14:textId="77777777" w:rsidTr="00805C29">
        <w:trPr>
          <w:ins w:id="44" w:author="Forfatter"/>
        </w:trPr>
        <w:tc>
          <w:tcPr>
            <w:tcW w:w="963" w:type="dxa"/>
            <w:shd w:val="clear" w:color="auto" w:fill="F2F2F2" w:themeFill="background1" w:themeFillShade="F2"/>
          </w:tcPr>
          <w:p w14:paraId="03B2FDCC" w14:textId="77777777" w:rsidR="00805C29" w:rsidRPr="00AC5065" w:rsidRDefault="00805C29" w:rsidP="00805C29">
            <w:pPr>
              <w:rPr>
                <w:ins w:id="45" w:author="Forfatter"/>
                <w:rFonts w:ascii="Arial" w:hAnsi="Arial" w:cs="Arial"/>
                <w:b/>
                <w:sz w:val="16"/>
                <w:szCs w:val="16"/>
              </w:rPr>
            </w:pPr>
            <w:ins w:id="46" w:author="Forfatter">
              <w:r w:rsidRPr="00AC5065">
                <w:rPr>
                  <w:rFonts w:ascii="Arial" w:hAnsi="Arial" w:cs="Arial"/>
                  <w:b/>
                  <w:sz w:val="16"/>
                  <w:szCs w:val="16"/>
                </w:rPr>
                <w:t>Layout</w:t>
              </w:r>
            </w:ins>
          </w:p>
        </w:tc>
        <w:tc>
          <w:tcPr>
            <w:tcW w:w="5128" w:type="dxa"/>
          </w:tcPr>
          <w:p w14:paraId="04BF3C27" w14:textId="77777777" w:rsidR="00805C29" w:rsidRPr="00AC5065" w:rsidRDefault="00805C29" w:rsidP="00805C29">
            <w:pPr>
              <w:rPr>
                <w:ins w:id="47" w:author="Forfatter"/>
                <w:rFonts w:ascii="Arial" w:hAnsi="Arial" w:cs="Arial"/>
                <w:i/>
                <w:sz w:val="16"/>
                <w:szCs w:val="16"/>
              </w:rPr>
            </w:pPr>
            <w:ins w:id="48" w:author="Forfatter">
              <w:r w:rsidRPr="00AC5065">
                <w:rPr>
                  <w:rFonts w:ascii="Arial" w:hAnsi="Arial" w:cs="Arial"/>
                  <w:i/>
                  <w:sz w:val="16"/>
                  <w:szCs w:val="16"/>
                </w:rPr>
                <w:t>Alt a)  “Requirement label”, “mapped req label” [, “mapped req label”]</w:t>
              </w:r>
            </w:ins>
          </w:p>
          <w:p w14:paraId="37734AC2" w14:textId="77777777" w:rsidR="00805C29" w:rsidRPr="00AC5065" w:rsidRDefault="00805C29" w:rsidP="00805C29">
            <w:pPr>
              <w:rPr>
                <w:ins w:id="49" w:author="Forfatter"/>
                <w:rFonts w:ascii="Arial" w:hAnsi="Arial" w:cs="Arial"/>
                <w:i/>
                <w:sz w:val="16"/>
                <w:szCs w:val="16"/>
              </w:rPr>
            </w:pPr>
            <w:ins w:id="50" w:author="Forfatter">
              <w:r w:rsidRPr="00AC5065">
                <w:rPr>
                  <w:rFonts w:ascii="Arial" w:hAnsi="Arial" w:cs="Arial"/>
                  <w:i/>
                  <w:sz w:val="16"/>
                  <w:szCs w:val="16"/>
                </w:rPr>
                <w:t>Alt b)  “Requirement label”, “sub-req label”, “sub-req label”</w:t>
              </w:r>
              <w:r>
                <w:rPr>
                  <w:rFonts w:ascii="Arial" w:hAnsi="Arial" w:cs="Arial"/>
                  <w:i/>
                  <w:sz w:val="16"/>
                  <w:szCs w:val="16"/>
                </w:rPr>
                <w:t>,</w:t>
              </w:r>
              <w:r w:rsidRPr="00AC5065">
                <w:rPr>
                  <w:rFonts w:ascii="Arial" w:hAnsi="Arial" w:cs="Arial"/>
                  <w:i/>
                  <w:sz w:val="16"/>
                  <w:szCs w:val="16"/>
                </w:rPr>
                <w:t xml:space="preserve"> …</w:t>
              </w:r>
            </w:ins>
          </w:p>
        </w:tc>
        <w:tc>
          <w:tcPr>
            <w:tcW w:w="4819" w:type="dxa"/>
          </w:tcPr>
          <w:p w14:paraId="5D07BCDB" w14:textId="77777777" w:rsidR="00805C29" w:rsidRPr="00AC5065" w:rsidRDefault="00805C29" w:rsidP="00805C29">
            <w:pPr>
              <w:rPr>
                <w:ins w:id="51" w:author="Forfatter"/>
                <w:rFonts w:ascii="Arial" w:hAnsi="Arial" w:cs="Arial"/>
                <w:i/>
                <w:sz w:val="16"/>
                <w:szCs w:val="16"/>
              </w:rPr>
            </w:pPr>
            <w:ins w:id="52" w:author="Forfatter">
              <w:r w:rsidRPr="00AC5065">
                <w:rPr>
                  <w:rFonts w:ascii="Arial" w:hAnsi="Arial" w:cs="Arial"/>
                  <w:i/>
                  <w:sz w:val="16"/>
                  <w:szCs w:val="16"/>
                </w:rPr>
                <w:t xml:space="preserve">“path to a </w:t>
              </w:r>
              <w:r>
                <w:rPr>
                  <w:rFonts w:ascii="Arial" w:hAnsi="Arial" w:cs="Arial"/>
                  <w:i/>
                  <w:sz w:val="16"/>
                  <w:szCs w:val="16"/>
                </w:rPr>
                <w:t>Partial coverage</w:t>
              </w:r>
              <w:r w:rsidRPr="00AC5065">
                <w:rPr>
                  <w:rFonts w:ascii="Arial" w:hAnsi="Arial" w:cs="Arial"/>
                  <w:i/>
                  <w:sz w:val="16"/>
                  <w:szCs w:val="16"/>
                </w:rPr>
                <w:t xml:space="preserve"> file”</w:t>
              </w:r>
            </w:ins>
          </w:p>
          <w:p w14:paraId="0CE5093C" w14:textId="77777777" w:rsidR="00805C29" w:rsidRPr="00AC5065" w:rsidRDefault="00805C29" w:rsidP="00805C29">
            <w:pPr>
              <w:rPr>
                <w:ins w:id="53" w:author="Forfatter"/>
                <w:rFonts w:ascii="Arial" w:hAnsi="Arial" w:cs="Arial"/>
                <w:i/>
                <w:sz w:val="16"/>
                <w:szCs w:val="16"/>
              </w:rPr>
            </w:pPr>
            <w:ins w:id="54" w:author="Forfatter">
              <w:r w:rsidRPr="00AC5065">
                <w:rPr>
                  <w:rFonts w:ascii="Arial" w:hAnsi="Arial" w:cs="Arial"/>
                  <w:i/>
                  <w:sz w:val="16"/>
                  <w:szCs w:val="16"/>
                </w:rPr>
                <w:t xml:space="preserve">“path to another </w:t>
              </w:r>
              <w:r>
                <w:rPr>
                  <w:rFonts w:ascii="Arial" w:hAnsi="Arial" w:cs="Arial"/>
                  <w:i/>
                  <w:sz w:val="16"/>
                  <w:szCs w:val="16"/>
                </w:rPr>
                <w:t>Partial coverage</w:t>
              </w:r>
              <w:r w:rsidRPr="00AC5065">
                <w:rPr>
                  <w:rFonts w:ascii="Arial" w:hAnsi="Arial" w:cs="Arial"/>
                  <w:i/>
                  <w:sz w:val="16"/>
                  <w:szCs w:val="16"/>
                </w:rPr>
                <w:t xml:space="preserve"> file”  </w:t>
              </w:r>
            </w:ins>
          </w:p>
          <w:p w14:paraId="499FF6F2" w14:textId="77777777" w:rsidR="00805C29" w:rsidRPr="00AC5065" w:rsidRDefault="00805C29" w:rsidP="00805C29">
            <w:pPr>
              <w:rPr>
                <w:ins w:id="55" w:author="Forfatter"/>
                <w:rFonts w:ascii="Arial" w:hAnsi="Arial" w:cs="Arial"/>
                <w:i/>
                <w:sz w:val="16"/>
                <w:szCs w:val="16"/>
              </w:rPr>
            </w:pPr>
            <w:ins w:id="56" w:author="Forfatter">
              <w:r w:rsidRPr="00AC5065">
                <w:rPr>
                  <w:rFonts w:ascii="Arial" w:hAnsi="Arial" w:cs="Arial"/>
                  <w:i/>
                  <w:sz w:val="16"/>
                  <w:szCs w:val="16"/>
                </w:rPr>
                <w:t>etc</w:t>
              </w:r>
              <w:r>
                <w:rPr>
                  <w:rFonts w:ascii="Arial" w:hAnsi="Arial" w:cs="Arial"/>
                  <w:i/>
                  <w:sz w:val="16"/>
                  <w:szCs w:val="16"/>
                </w:rPr>
                <w:t>.</w:t>
              </w:r>
            </w:ins>
          </w:p>
        </w:tc>
        <w:tc>
          <w:tcPr>
            <w:tcW w:w="4219" w:type="dxa"/>
          </w:tcPr>
          <w:p w14:paraId="18D18BF1" w14:textId="77777777" w:rsidR="00805C29" w:rsidRPr="00AC5065" w:rsidRDefault="00805C29" w:rsidP="00805C29">
            <w:pPr>
              <w:rPr>
                <w:ins w:id="57" w:author="Forfatter"/>
                <w:rFonts w:ascii="Arial" w:hAnsi="Arial" w:cs="Arial"/>
                <w:i/>
                <w:sz w:val="16"/>
                <w:szCs w:val="16"/>
              </w:rPr>
            </w:pPr>
            <w:ins w:id="58" w:author="Forfatter">
              <w:r w:rsidRPr="00AC5065">
                <w:rPr>
                  <w:rFonts w:ascii="Arial" w:hAnsi="Arial" w:cs="Arial"/>
                  <w:i/>
                  <w:sz w:val="16"/>
                  <w:szCs w:val="16"/>
                </w:rPr>
                <w:t>--argument value   OR   -a value</w:t>
              </w:r>
            </w:ins>
          </w:p>
          <w:p w14:paraId="39F250DA" w14:textId="77777777" w:rsidR="00805C29" w:rsidRPr="00AC5065" w:rsidRDefault="00805C29" w:rsidP="00805C29">
            <w:pPr>
              <w:rPr>
                <w:ins w:id="59" w:author="Forfatter"/>
                <w:rFonts w:ascii="Arial" w:hAnsi="Arial" w:cs="Arial"/>
                <w:i/>
                <w:sz w:val="16"/>
                <w:szCs w:val="16"/>
              </w:rPr>
            </w:pPr>
            <w:ins w:id="60" w:author="Forfatter">
              <w:r w:rsidRPr="00AC5065">
                <w:rPr>
                  <w:rFonts w:ascii="Arial" w:hAnsi="Arial" w:cs="Arial"/>
                  <w:i/>
                  <w:sz w:val="16"/>
                  <w:szCs w:val="16"/>
                </w:rPr>
                <w:t>etc</w:t>
              </w:r>
              <w:r>
                <w:rPr>
                  <w:rFonts w:ascii="Arial" w:hAnsi="Arial" w:cs="Arial"/>
                  <w:i/>
                  <w:sz w:val="16"/>
                  <w:szCs w:val="16"/>
                </w:rPr>
                <w:t>.</w:t>
              </w:r>
            </w:ins>
          </w:p>
        </w:tc>
      </w:tr>
      <w:tr w:rsidR="00805C29" w:rsidRPr="00AC5065" w14:paraId="22D3B7DB" w14:textId="77777777" w:rsidTr="00805C29">
        <w:trPr>
          <w:trHeight w:val="722"/>
          <w:ins w:id="61" w:author="Forfatter"/>
        </w:trPr>
        <w:tc>
          <w:tcPr>
            <w:tcW w:w="963" w:type="dxa"/>
            <w:shd w:val="clear" w:color="auto" w:fill="F2F2F2" w:themeFill="background1" w:themeFillShade="F2"/>
          </w:tcPr>
          <w:p w14:paraId="4F6A1A2B" w14:textId="77777777" w:rsidR="00805C29" w:rsidRPr="00AC5065" w:rsidRDefault="00805C29" w:rsidP="00805C29">
            <w:pPr>
              <w:rPr>
                <w:ins w:id="62" w:author="Forfatter"/>
                <w:rFonts w:ascii="Arial" w:hAnsi="Arial" w:cs="Arial"/>
                <w:b/>
                <w:sz w:val="16"/>
                <w:szCs w:val="16"/>
              </w:rPr>
            </w:pPr>
            <w:ins w:id="63" w:author="Forfatter">
              <w:r w:rsidRPr="00AC5065">
                <w:rPr>
                  <w:rFonts w:ascii="Arial" w:hAnsi="Arial" w:cs="Arial"/>
                  <w:b/>
                  <w:sz w:val="16"/>
                  <w:szCs w:val="16"/>
                </w:rPr>
                <w:t>Example</w:t>
              </w:r>
            </w:ins>
          </w:p>
        </w:tc>
        <w:tc>
          <w:tcPr>
            <w:tcW w:w="5128" w:type="dxa"/>
          </w:tcPr>
          <w:p w14:paraId="347AB5F8" w14:textId="1A6473C5" w:rsidR="00805C29" w:rsidRPr="00AC5065" w:rsidRDefault="00805C29" w:rsidP="00805C29">
            <w:pPr>
              <w:rPr>
                <w:ins w:id="64" w:author="Forfatter"/>
                <w:rFonts w:ascii="Arial" w:hAnsi="Arial" w:cs="Arial"/>
                <w:sz w:val="16"/>
                <w:szCs w:val="16"/>
                <w:lang w:val="pt-BR"/>
              </w:rPr>
            </w:pPr>
            <w:ins w:id="65" w:author="Forfatter">
              <w:r w:rsidRPr="00AC5065">
                <w:rPr>
                  <w:rFonts w:ascii="Arial" w:hAnsi="Arial" w:cs="Arial"/>
                  <w:sz w:val="16"/>
                  <w:szCs w:val="16"/>
                  <w:lang w:val="pt-BR"/>
                </w:rPr>
                <w:t>FPGA_REQ_1, FPGA_REQ_1.a, FPGA_REQ_1.b</w:t>
              </w:r>
            </w:ins>
          </w:p>
        </w:tc>
        <w:tc>
          <w:tcPr>
            <w:tcW w:w="4819" w:type="dxa"/>
          </w:tcPr>
          <w:p w14:paraId="62A3B678" w14:textId="77777777" w:rsidR="00805C29" w:rsidRPr="00AC5065" w:rsidRDefault="00805C29" w:rsidP="00805C29">
            <w:pPr>
              <w:rPr>
                <w:ins w:id="66" w:author="Forfatter"/>
                <w:rFonts w:ascii="Arial" w:hAnsi="Arial" w:cs="Arial"/>
                <w:sz w:val="16"/>
                <w:szCs w:val="16"/>
              </w:rPr>
            </w:pPr>
            <w:ins w:id="67" w:author="Forfatter">
              <w:r>
                <w:rPr>
                  <w:rFonts w:ascii="Arial" w:hAnsi="Arial" w:cs="Arial"/>
                  <w:sz w:val="16"/>
                  <w:szCs w:val="16"/>
                </w:rPr>
                <w:t>pc_base_func</w:t>
              </w:r>
              <w:r w:rsidRPr="00AC5065">
                <w:rPr>
                  <w:rFonts w:ascii="Arial" w:hAnsi="Arial" w:cs="Arial"/>
                  <w:sz w:val="16"/>
                  <w:szCs w:val="16"/>
                </w:rPr>
                <w:t>.csv</w:t>
              </w:r>
            </w:ins>
          </w:p>
          <w:p w14:paraId="3D9C0F75" w14:textId="77777777" w:rsidR="00805C29" w:rsidRPr="00AC5065" w:rsidRDefault="00805C29" w:rsidP="00805C29">
            <w:pPr>
              <w:rPr>
                <w:ins w:id="68" w:author="Forfatter"/>
                <w:rFonts w:ascii="Arial" w:hAnsi="Arial" w:cs="Arial"/>
                <w:sz w:val="16"/>
                <w:szCs w:val="16"/>
              </w:rPr>
            </w:pPr>
            <w:ins w:id="69" w:author="Forfatter">
              <w:r w:rsidRPr="00AC5065">
                <w:rPr>
                  <w:rFonts w:ascii="Arial" w:hAnsi="Arial" w:cs="Arial"/>
                  <w:sz w:val="16"/>
                  <w:szCs w:val="16"/>
                </w:rPr>
                <w:t>../my_sim_dir/</w:t>
              </w:r>
              <w:r>
                <w:rPr>
                  <w:rFonts w:ascii="Arial" w:hAnsi="Arial" w:cs="Arial"/>
                  <w:sz w:val="16"/>
                  <w:szCs w:val="16"/>
                </w:rPr>
                <w:t>pc</w:t>
              </w:r>
              <w:r w:rsidRPr="00AC5065">
                <w:rPr>
                  <w:rFonts w:ascii="Arial" w:hAnsi="Arial" w:cs="Arial"/>
                  <w:sz w:val="16"/>
                  <w:szCs w:val="16"/>
                </w:rPr>
                <w:t>_</w:t>
              </w:r>
              <w:r>
                <w:rPr>
                  <w:rFonts w:ascii="Arial" w:hAnsi="Arial" w:cs="Arial"/>
                  <w:sz w:val="16"/>
                  <w:szCs w:val="16"/>
                </w:rPr>
                <w:t>reset</w:t>
              </w:r>
              <w:r w:rsidRPr="00AC5065">
                <w:rPr>
                  <w:rFonts w:ascii="Arial" w:hAnsi="Arial" w:cs="Arial"/>
                  <w:sz w:val="16"/>
                  <w:szCs w:val="16"/>
                </w:rPr>
                <w:t>.csv</w:t>
              </w:r>
            </w:ins>
          </w:p>
          <w:p w14:paraId="2709CAA1" w14:textId="77777777" w:rsidR="00805C29" w:rsidRPr="00AC5065" w:rsidRDefault="00805C29" w:rsidP="00805C29">
            <w:pPr>
              <w:rPr>
                <w:ins w:id="70" w:author="Forfatter"/>
                <w:rFonts w:ascii="Arial" w:hAnsi="Arial" w:cs="Arial"/>
                <w:sz w:val="16"/>
                <w:szCs w:val="16"/>
              </w:rPr>
            </w:pPr>
            <w:ins w:id="71" w:author="Forfatter">
              <w:r>
                <w:rPr>
                  <w:rFonts w:ascii="Arial" w:hAnsi="Arial" w:cs="Arial"/>
                  <w:sz w:val="16"/>
                  <w:szCs w:val="16"/>
                </w:rPr>
                <w:t>cov_corner_cases</w:t>
              </w:r>
              <w:r w:rsidRPr="00AC5065">
                <w:rPr>
                  <w:rFonts w:ascii="Arial" w:hAnsi="Arial" w:cs="Arial"/>
                  <w:sz w:val="16"/>
                  <w:szCs w:val="16"/>
                </w:rPr>
                <w:t>.csv</w:t>
              </w:r>
            </w:ins>
          </w:p>
        </w:tc>
        <w:tc>
          <w:tcPr>
            <w:tcW w:w="4219" w:type="dxa"/>
          </w:tcPr>
          <w:p w14:paraId="3DAF5522" w14:textId="77777777" w:rsidR="00805C29" w:rsidRPr="00AC5065" w:rsidRDefault="00805C29" w:rsidP="00805C29">
            <w:pPr>
              <w:tabs>
                <w:tab w:val="left" w:pos="1026"/>
                <w:tab w:val="left" w:pos="1877"/>
                <w:tab w:val="left" w:pos="4820"/>
              </w:tabs>
              <w:spacing w:before="20" w:after="20" w:line="20" w:lineRule="atLeast"/>
              <w:rPr>
                <w:ins w:id="72" w:author="Forfatter"/>
                <w:rFonts w:ascii="Arial" w:hAnsi="Arial" w:cs="Arial"/>
                <w:sz w:val="16"/>
                <w:szCs w:val="16"/>
              </w:rPr>
            </w:pPr>
            <w:ins w:id="73" w:author="Forfatter">
              <w:r w:rsidRPr="00AC5065">
                <w:rPr>
                  <w:rFonts w:ascii="Arial" w:hAnsi="Arial" w:cs="Arial"/>
                  <w:sz w:val="16"/>
                  <w:szCs w:val="16"/>
                </w:rPr>
                <w:t>--req</w:t>
              </w:r>
              <w:r>
                <w:rPr>
                  <w:rFonts w:ascii="Arial" w:hAnsi="Arial" w:cs="Arial"/>
                  <w:sz w:val="16"/>
                  <w:szCs w:val="16"/>
                </w:rPr>
                <w:t>uirement</w:t>
              </w:r>
              <w:r w:rsidRPr="00AC5065">
                <w:rPr>
                  <w:rFonts w:ascii="Arial" w:hAnsi="Arial" w:cs="Arial"/>
                  <w:sz w:val="16"/>
                  <w:szCs w:val="16"/>
                </w:rPr>
                <w:t>_list path/requirement_list.csv</w:t>
              </w:r>
            </w:ins>
          </w:p>
          <w:p w14:paraId="0A61E09B" w14:textId="77777777" w:rsidR="00805C29" w:rsidRDefault="00805C29" w:rsidP="00805C29">
            <w:pPr>
              <w:tabs>
                <w:tab w:val="left" w:pos="1026"/>
                <w:tab w:val="left" w:pos="1877"/>
                <w:tab w:val="left" w:pos="4820"/>
              </w:tabs>
              <w:spacing w:before="20" w:after="20" w:line="20" w:lineRule="atLeast"/>
              <w:rPr>
                <w:ins w:id="74" w:author="Forfatter"/>
                <w:rFonts w:ascii="Arial" w:hAnsi="Arial" w:cs="Arial"/>
                <w:sz w:val="16"/>
                <w:szCs w:val="16"/>
              </w:rPr>
            </w:pPr>
            <w:ins w:id="75" w:author="Forfatter">
              <w:r w:rsidRPr="00AC5065">
                <w:rPr>
                  <w:rFonts w:ascii="Arial" w:hAnsi="Arial" w:cs="Arial"/>
                  <w:sz w:val="16"/>
                  <w:szCs w:val="16"/>
                </w:rPr>
                <w:t>-</w:t>
              </w:r>
              <w:r>
                <w:rPr>
                  <w:rFonts w:ascii="Arial" w:hAnsi="Arial" w:cs="Arial"/>
                  <w:sz w:val="16"/>
                  <w:szCs w:val="16"/>
                </w:rPr>
                <w:t>p</w:t>
              </w:r>
              <w:r w:rsidRPr="00AC5065">
                <w:rPr>
                  <w:rFonts w:ascii="Arial" w:hAnsi="Arial" w:cs="Arial"/>
                  <w:sz w:val="16"/>
                  <w:szCs w:val="16"/>
                </w:rPr>
                <w:t xml:space="preserve"> </w:t>
              </w:r>
              <w:r>
                <w:rPr>
                  <w:rFonts w:ascii="Arial" w:hAnsi="Arial" w:cs="Arial"/>
                  <w:sz w:val="16"/>
                  <w:szCs w:val="16"/>
                </w:rPr>
                <w:t>partial</w:t>
              </w:r>
              <w:r w:rsidRPr="00AC5065">
                <w:rPr>
                  <w:rFonts w:ascii="Arial" w:hAnsi="Arial" w:cs="Arial"/>
                  <w:sz w:val="16"/>
                  <w:szCs w:val="16"/>
                </w:rPr>
                <w:t>_coverage_files.txt</w:t>
              </w:r>
            </w:ins>
          </w:p>
          <w:p w14:paraId="67F25952" w14:textId="77777777" w:rsidR="00805C29" w:rsidRPr="00AC5065" w:rsidRDefault="00805C29" w:rsidP="00805C29">
            <w:pPr>
              <w:tabs>
                <w:tab w:val="left" w:pos="1026"/>
                <w:tab w:val="left" w:pos="1877"/>
                <w:tab w:val="left" w:pos="4820"/>
              </w:tabs>
              <w:spacing w:before="20" w:after="20" w:line="20" w:lineRule="atLeast"/>
              <w:rPr>
                <w:ins w:id="76" w:author="Forfatter"/>
                <w:rFonts w:ascii="Arial" w:hAnsi="Arial" w:cs="Arial"/>
                <w:sz w:val="16"/>
                <w:szCs w:val="16"/>
              </w:rPr>
            </w:pPr>
            <w:ins w:id="77" w:author="Forfatter">
              <w:r>
                <w:rPr>
                  <w:rFonts w:ascii="Arial" w:hAnsi="Arial" w:cs="Arial"/>
                  <w:sz w:val="16"/>
                  <w:szCs w:val="16"/>
                </w:rPr>
                <w:t>-s spec_cov.csv</w:t>
              </w:r>
            </w:ins>
          </w:p>
          <w:p w14:paraId="575995C6" w14:textId="77777777" w:rsidR="00805C29" w:rsidRPr="00AC5065" w:rsidRDefault="00805C29" w:rsidP="00805C29">
            <w:pPr>
              <w:tabs>
                <w:tab w:val="left" w:pos="1026"/>
                <w:tab w:val="left" w:pos="1877"/>
                <w:tab w:val="left" w:pos="4820"/>
              </w:tabs>
              <w:spacing w:before="20" w:after="20" w:line="20" w:lineRule="atLeast"/>
              <w:rPr>
                <w:ins w:id="78" w:author="Forfatter"/>
                <w:rFonts w:ascii="Arial" w:hAnsi="Arial" w:cs="Arial"/>
                <w:sz w:val="16"/>
                <w:szCs w:val="16"/>
              </w:rPr>
            </w:pPr>
            <w:ins w:id="79" w:author="Forfatter">
              <w:r w:rsidRPr="00AC5065">
                <w:rPr>
                  <w:rFonts w:ascii="Arial" w:hAnsi="Arial" w:cs="Arial"/>
                  <w:sz w:val="16"/>
                  <w:szCs w:val="16"/>
                </w:rPr>
                <w:t>--strict</w:t>
              </w:r>
              <w:r>
                <w:rPr>
                  <w:rFonts w:ascii="Arial" w:hAnsi="Arial" w:cs="Arial"/>
                  <w:sz w:val="16"/>
                  <w:szCs w:val="16"/>
                </w:rPr>
                <w:t>ness</w:t>
              </w:r>
              <w:r w:rsidRPr="00AC5065">
                <w:rPr>
                  <w:rFonts w:ascii="Arial" w:hAnsi="Arial" w:cs="Arial"/>
                  <w:sz w:val="16"/>
                  <w:szCs w:val="16"/>
                </w:rPr>
                <w:t xml:space="preserve"> 1</w:t>
              </w:r>
            </w:ins>
          </w:p>
        </w:tc>
      </w:tr>
    </w:tbl>
    <w:p w14:paraId="6DE3BDC2" w14:textId="493E64D5"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rsidDel="00805C29" w14:paraId="3AE42951" w14:textId="64AB54C6" w:rsidTr="00C14779">
        <w:trPr>
          <w:del w:id="80" w:author="Forfatter"/>
        </w:trPr>
        <w:tc>
          <w:tcPr>
            <w:tcW w:w="963" w:type="dxa"/>
            <w:shd w:val="clear" w:color="auto" w:fill="F2F2F2" w:themeFill="background1" w:themeFillShade="F2"/>
          </w:tcPr>
          <w:p w14:paraId="204582BD" w14:textId="25A1DB02" w:rsidR="00D64E96" w:rsidRPr="00AC5065" w:rsidDel="00805C29" w:rsidRDefault="00D64E96" w:rsidP="0029702C">
            <w:pPr>
              <w:rPr>
                <w:del w:id="81" w:author="Forfatter"/>
                <w:rFonts w:ascii="Arial" w:hAnsi="Arial" w:cs="Arial"/>
                <w:b/>
                <w:sz w:val="16"/>
                <w:szCs w:val="16"/>
              </w:rPr>
            </w:pPr>
            <w:bookmarkStart w:id="82" w:name="_Hlk528652331"/>
            <w:del w:id="83" w:author="Forfatter">
              <w:r w:rsidRPr="00AC5065" w:rsidDel="00805C29">
                <w:rPr>
                  <w:rFonts w:ascii="Arial" w:hAnsi="Arial" w:cs="Arial"/>
                  <w:b/>
                  <w:sz w:val="16"/>
                  <w:szCs w:val="16"/>
                </w:rPr>
                <w:delText>File</w:delText>
              </w:r>
            </w:del>
          </w:p>
        </w:tc>
        <w:tc>
          <w:tcPr>
            <w:tcW w:w="5128" w:type="dxa"/>
          </w:tcPr>
          <w:p w14:paraId="564C393B" w14:textId="6F22CFCA" w:rsidR="00D64E96" w:rsidRPr="00AC5065" w:rsidDel="00805C29" w:rsidRDefault="00CF3962" w:rsidP="00D64E96">
            <w:pPr>
              <w:rPr>
                <w:del w:id="84" w:author="Forfatter"/>
                <w:rFonts w:ascii="Arial" w:hAnsi="Arial" w:cs="Arial"/>
                <w:b/>
                <w:bCs/>
                <w:sz w:val="16"/>
                <w:szCs w:val="16"/>
              </w:rPr>
            </w:pPr>
            <w:del w:id="85"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Requirement map file</w:delText>
              </w:r>
              <w:r w:rsidRPr="00AC5065" w:rsidDel="00805C29">
                <w:rPr>
                  <w:rFonts w:ascii="Arial" w:hAnsi="Arial" w:cs="Arial"/>
                  <w:b/>
                  <w:bCs/>
                  <w:sz w:val="16"/>
                  <w:szCs w:val="16"/>
                </w:rPr>
                <w:delText xml:space="preserve"> (‘req_map’)</w:delText>
              </w:r>
              <w:r w:rsidR="00D64E96" w:rsidRPr="00AC5065" w:rsidDel="00805C29">
                <w:rPr>
                  <w:rFonts w:ascii="Arial" w:hAnsi="Arial" w:cs="Arial"/>
                  <w:b/>
                  <w:bCs/>
                  <w:sz w:val="16"/>
                  <w:szCs w:val="16"/>
                </w:rPr>
                <w:delText xml:space="preserve"> , CSV</w:delText>
              </w:r>
            </w:del>
          </w:p>
        </w:tc>
        <w:tc>
          <w:tcPr>
            <w:tcW w:w="4819" w:type="dxa"/>
          </w:tcPr>
          <w:p w14:paraId="453C71BD" w14:textId="7DABD7E0" w:rsidR="00D64E96" w:rsidRPr="00AC5065" w:rsidDel="00805C29" w:rsidRDefault="00CF3962" w:rsidP="00D64E96">
            <w:pPr>
              <w:rPr>
                <w:del w:id="86" w:author="Forfatter"/>
                <w:rFonts w:ascii="Arial" w:hAnsi="Arial" w:cs="Arial"/>
                <w:b/>
                <w:bCs/>
                <w:sz w:val="16"/>
                <w:szCs w:val="16"/>
              </w:rPr>
            </w:pPr>
            <w:del w:id="87" w:author="Forfatter">
              <w:r w:rsidRPr="00AC5065" w:rsidDel="00805C29">
                <w:rPr>
                  <w:rFonts w:ascii="Arial" w:hAnsi="Arial" w:cs="Arial"/>
                  <w:b/>
                  <w:bCs/>
                  <w:sz w:val="16"/>
                  <w:szCs w:val="16"/>
                </w:rPr>
                <w:delText xml:space="preserve">Optional: </w:delText>
              </w:r>
              <w:r w:rsidR="004C40F1" w:rsidDel="00805C29">
                <w:rPr>
                  <w:rFonts w:ascii="Arial" w:hAnsi="Arial" w:cs="Arial"/>
                  <w:b/>
                  <w:bCs/>
                  <w:sz w:val="16"/>
                  <w:szCs w:val="16"/>
                </w:rPr>
                <w:delText>Partial coverage</w:delText>
              </w:r>
              <w:r w:rsidRPr="00AC5065" w:rsidDel="00805C29">
                <w:rPr>
                  <w:rFonts w:ascii="Arial" w:hAnsi="Arial" w:cs="Arial"/>
                  <w:b/>
                  <w:bCs/>
                  <w:sz w:val="16"/>
                  <w:szCs w:val="16"/>
                </w:rPr>
                <w:delText xml:space="preserve"> </w:delText>
              </w:r>
              <w:r w:rsidR="00F00AFF" w:rsidDel="00805C29">
                <w:rPr>
                  <w:rFonts w:ascii="Arial" w:hAnsi="Arial" w:cs="Arial"/>
                  <w:b/>
                  <w:bCs/>
                  <w:sz w:val="16"/>
                  <w:szCs w:val="16"/>
                </w:rPr>
                <w:delText>l</w:delText>
              </w:r>
              <w:r w:rsidRPr="00AC5065" w:rsidDel="00805C29">
                <w:rPr>
                  <w:rFonts w:ascii="Arial" w:hAnsi="Arial" w:cs="Arial"/>
                  <w:b/>
                  <w:bCs/>
                  <w:sz w:val="16"/>
                  <w:szCs w:val="16"/>
                </w:rPr>
                <w:delText>ist file (</w:delText>
              </w:r>
              <w:r w:rsidR="00D3404E" w:rsidDel="00805C29">
                <w:rPr>
                  <w:rFonts w:ascii="Arial" w:hAnsi="Arial" w:cs="Arial"/>
                  <w:b/>
                  <w:bCs/>
                  <w:sz w:val="16"/>
                  <w:szCs w:val="16"/>
                </w:rPr>
                <w:delText>‘part</w:delText>
              </w:r>
              <w:r w:rsidRPr="00AC5065" w:rsidDel="00805C29">
                <w:rPr>
                  <w:rFonts w:ascii="Arial" w:hAnsi="Arial" w:cs="Arial"/>
                  <w:b/>
                  <w:bCs/>
                  <w:sz w:val="16"/>
                  <w:szCs w:val="16"/>
                </w:rPr>
                <w:delText>_cov_list’),</w:delText>
              </w:r>
              <w:r w:rsidR="00D64E96" w:rsidRPr="00AC5065" w:rsidDel="00805C29">
                <w:rPr>
                  <w:rFonts w:ascii="Arial" w:hAnsi="Arial" w:cs="Arial"/>
                  <w:b/>
                  <w:bCs/>
                  <w:sz w:val="16"/>
                  <w:szCs w:val="16"/>
                </w:rPr>
                <w:delText xml:space="preserve"> </w:delText>
              </w:r>
              <w:r w:rsidRPr="00AC5065" w:rsidDel="00805C29">
                <w:rPr>
                  <w:rFonts w:ascii="Arial" w:hAnsi="Arial" w:cs="Arial"/>
                  <w:b/>
                  <w:bCs/>
                  <w:sz w:val="16"/>
                  <w:szCs w:val="16"/>
                </w:rPr>
                <w:delText>TXT</w:delText>
              </w:r>
            </w:del>
          </w:p>
        </w:tc>
        <w:tc>
          <w:tcPr>
            <w:tcW w:w="4219" w:type="dxa"/>
          </w:tcPr>
          <w:p w14:paraId="10B6CDBD" w14:textId="1D7D22C3" w:rsidR="00D64E96" w:rsidRPr="00AC5065" w:rsidDel="00805C29" w:rsidRDefault="00CF3962" w:rsidP="00D64E96">
            <w:pPr>
              <w:rPr>
                <w:del w:id="88" w:author="Forfatter"/>
                <w:rFonts w:ascii="Arial" w:hAnsi="Arial" w:cs="Arial"/>
                <w:b/>
                <w:bCs/>
                <w:sz w:val="16"/>
                <w:szCs w:val="16"/>
              </w:rPr>
            </w:pPr>
            <w:del w:id="89"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 xml:space="preserve">Script config file, </w:delText>
              </w:r>
              <w:r w:rsidRPr="00AC5065" w:rsidDel="00805C29">
                <w:rPr>
                  <w:rFonts w:ascii="Arial" w:hAnsi="Arial" w:cs="Arial"/>
                  <w:b/>
                  <w:bCs/>
                  <w:sz w:val="16"/>
                  <w:szCs w:val="16"/>
                </w:rPr>
                <w:delText>TXT</w:delText>
              </w:r>
            </w:del>
          </w:p>
        </w:tc>
      </w:tr>
      <w:tr w:rsidR="00CF3962" w:rsidRPr="00AC5065" w:rsidDel="00805C29" w14:paraId="4164BD65" w14:textId="2CF1747B" w:rsidTr="00C14779">
        <w:trPr>
          <w:del w:id="90" w:author="Forfatter"/>
        </w:trPr>
        <w:tc>
          <w:tcPr>
            <w:tcW w:w="963" w:type="dxa"/>
            <w:shd w:val="clear" w:color="auto" w:fill="F2F2F2" w:themeFill="background1" w:themeFillShade="F2"/>
          </w:tcPr>
          <w:p w14:paraId="30E69EC4" w14:textId="01BD6460" w:rsidR="00CF3962" w:rsidRPr="00AC5065" w:rsidDel="00805C29" w:rsidRDefault="00CF3962" w:rsidP="0029702C">
            <w:pPr>
              <w:rPr>
                <w:del w:id="91" w:author="Forfatter"/>
                <w:rFonts w:ascii="Arial" w:hAnsi="Arial" w:cs="Arial"/>
                <w:b/>
                <w:sz w:val="16"/>
                <w:szCs w:val="16"/>
              </w:rPr>
            </w:pPr>
            <w:del w:id="92" w:author="Forfatter">
              <w:r w:rsidRPr="00AC5065" w:rsidDel="00805C29">
                <w:rPr>
                  <w:rFonts w:ascii="Arial" w:hAnsi="Arial" w:cs="Arial"/>
                  <w:b/>
                  <w:sz w:val="16"/>
                  <w:szCs w:val="16"/>
                </w:rPr>
                <w:delText>Info</w:delText>
              </w:r>
            </w:del>
          </w:p>
        </w:tc>
        <w:tc>
          <w:tcPr>
            <w:tcW w:w="5128" w:type="dxa"/>
          </w:tcPr>
          <w:p w14:paraId="1A659E85" w14:textId="48B611F0" w:rsidR="00CF3962" w:rsidRPr="00AC5065" w:rsidDel="00805C29" w:rsidRDefault="00CF3962" w:rsidP="0029702C">
            <w:pPr>
              <w:rPr>
                <w:del w:id="93" w:author="Forfatter"/>
                <w:rFonts w:ascii="Arial" w:hAnsi="Arial" w:cs="Arial"/>
                <w:i/>
                <w:sz w:val="16"/>
                <w:szCs w:val="16"/>
              </w:rPr>
            </w:pPr>
            <w:del w:id="94" w:author="Forfatter">
              <w:r w:rsidRPr="00AC5065" w:rsidDel="00805C29">
                <w:rPr>
                  <w:rFonts w:ascii="Arial" w:hAnsi="Arial" w:cs="Arial"/>
                  <w:i/>
                  <w:sz w:val="16"/>
                  <w:szCs w:val="16"/>
                </w:rPr>
                <w:delText xml:space="preserve">Optional input to run_spec_cov.py </w:delText>
              </w:r>
            </w:del>
          </w:p>
        </w:tc>
        <w:tc>
          <w:tcPr>
            <w:tcW w:w="4819" w:type="dxa"/>
          </w:tcPr>
          <w:p w14:paraId="477F1B93" w14:textId="4E523056" w:rsidR="00CF3962" w:rsidRPr="00AC5065" w:rsidDel="00805C29" w:rsidRDefault="00CF3962" w:rsidP="0029702C">
            <w:pPr>
              <w:rPr>
                <w:del w:id="95" w:author="Forfatter"/>
                <w:rFonts w:ascii="Arial" w:hAnsi="Arial" w:cs="Arial"/>
                <w:i/>
                <w:sz w:val="16"/>
                <w:szCs w:val="16"/>
              </w:rPr>
            </w:pPr>
            <w:del w:id="96" w:author="Forfatter">
              <w:r w:rsidRPr="00AC5065" w:rsidDel="00805C29">
                <w:rPr>
                  <w:rFonts w:ascii="Arial" w:hAnsi="Arial" w:cs="Arial"/>
                  <w:i/>
                  <w:sz w:val="16"/>
                  <w:szCs w:val="16"/>
                </w:rPr>
                <w:delText>Optional input to run_spec_cov</w:delText>
              </w:r>
              <w:r w:rsidR="00081233" w:rsidRPr="00AC5065" w:rsidDel="00805C29">
                <w:rPr>
                  <w:rFonts w:ascii="Arial" w:hAnsi="Arial" w:cs="Arial"/>
                  <w:i/>
                  <w:sz w:val="16"/>
                  <w:szCs w:val="16"/>
                </w:rPr>
                <w:delText>.py</w:delText>
              </w:r>
            </w:del>
          </w:p>
        </w:tc>
        <w:tc>
          <w:tcPr>
            <w:tcW w:w="4219" w:type="dxa"/>
          </w:tcPr>
          <w:p w14:paraId="7251A646" w14:textId="4394579A" w:rsidR="00CF3962" w:rsidRPr="00AC5065" w:rsidDel="00805C29" w:rsidRDefault="00081233" w:rsidP="0029702C">
            <w:pPr>
              <w:rPr>
                <w:del w:id="97" w:author="Forfatter"/>
                <w:rFonts w:ascii="Arial" w:hAnsi="Arial" w:cs="Arial"/>
                <w:i/>
                <w:sz w:val="16"/>
                <w:szCs w:val="16"/>
              </w:rPr>
            </w:pPr>
            <w:del w:id="98" w:author="Forfatter">
              <w:r w:rsidRPr="00AC5065" w:rsidDel="00805C29">
                <w:rPr>
                  <w:rFonts w:ascii="Arial" w:hAnsi="Arial" w:cs="Arial"/>
                  <w:i/>
                  <w:sz w:val="16"/>
                  <w:szCs w:val="16"/>
                </w:rPr>
                <w:delText>Optional input to run_spec_cov.py</w:delText>
              </w:r>
            </w:del>
          </w:p>
        </w:tc>
      </w:tr>
      <w:tr w:rsidR="00271E66" w:rsidRPr="00AC5065" w:rsidDel="00805C29" w14:paraId="6014087E" w14:textId="4B9EA4E4" w:rsidTr="00C14779">
        <w:trPr>
          <w:del w:id="99" w:author="Forfatter"/>
        </w:trPr>
        <w:tc>
          <w:tcPr>
            <w:tcW w:w="963" w:type="dxa"/>
            <w:shd w:val="clear" w:color="auto" w:fill="F2F2F2" w:themeFill="background1" w:themeFillShade="F2"/>
          </w:tcPr>
          <w:p w14:paraId="357B8F9D" w14:textId="2FE23F52" w:rsidR="00271E66" w:rsidRPr="00AC5065" w:rsidDel="00805C29" w:rsidRDefault="00271E66" w:rsidP="0029702C">
            <w:pPr>
              <w:rPr>
                <w:del w:id="100" w:author="Forfatter"/>
                <w:rFonts w:ascii="Arial" w:hAnsi="Arial" w:cs="Arial"/>
                <w:b/>
                <w:sz w:val="16"/>
                <w:szCs w:val="16"/>
              </w:rPr>
            </w:pPr>
            <w:del w:id="101" w:author="Forfatter">
              <w:r w:rsidRPr="00AC5065" w:rsidDel="00805C29">
                <w:rPr>
                  <w:rFonts w:ascii="Arial" w:hAnsi="Arial" w:cs="Arial"/>
                  <w:b/>
                  <w:sz w:val="16"/>
                  <w:szCs w:val="16"/>
                </w:rPr>
                <w:delText>Layout</w:delText>
              </w:r>
            </w:del>
          </w:p>
        </w:tc>
        <w:tc>
          <w:tcPr>
            <w:tcW w:w="5128" w:type="dxa"/>
          </w:tcPr>
          <w:p w14:paraId="32BA3FBB" w14:textId="36331E6C" w:rsidR="00786B71" w:rsidRPr="00AC5065" w:rsidDel="00805C29" w:rsidRDefault="00786B71" w:rsidP="0029702C">
            <w:pPr>
              <w:rPr>
                <w:del w:id="102" w:author="Forfatter"/>
                <w:rFonts w:ascii="Arial" w:hAnsi="Arial" w:cs="Arial"/>
                <w:i/>
                <w:sz w:val="16"/>
                <w:szCs w:val="16"/>
              </w:rPr>
            </w:pPr>
            <w:del w:id="103" w:author="Forfatter">
              <w:r w:rsidRPr="00AC5065" w:rsidDel="00805C29">
                <w:rPr>
                  <w:rFonts w:ascii="Arial" w:hAnsi="Arial" w:cs="Arial"/>
                  <w:i/>
                  <w:sz w:val="16"/>
                  <w:szCs w:val="16"/>
                </w:rPr>
                <w:delText>Alt a)  “Requirement</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“mapped req</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 “mapped req</w:delText>
              </w:r>
              <w:r w:rsidR="00CF3962" w:rsidRPr="00AC5065" w:rsidDel="00805C29">
                <w:rPr>
                  <w:rFonts w:ascii="Arial" w:hAnsi="Arial" w:cs="Arial"/>
                  <w:i/>
                  <w:sz w:val="16"/>
                  <w:szCs w:val="16"/>
                </w:rPr>
                <w:delText xml:space="preserve"> label</w:delText>
              </w:r>
              <w:r w:rsidR="00D64E96" w:rsidRPr="00AC5065" w:rsidDel="00805C29">
                <w:rPr>
                  <w:rFonts w:ascii="Arial" w:hAnsi="Arial" w:cs="Arial"/>
                  <w:i/>
                  <w:sz w:val="16"/>
                  <w:szCs w:val="16"/>
                </w:rPr>
                <w:delText>”</w:delText>
              </w:r>
              <w:r w:rsidRPr="00AC5065" w:rsidDel="00805C29">
                <w:rPr>
                  <w:rFonts w:ascii="Arial" w:hAnsi="Arial" w:cs="Arial"/>
                  <w:i/>
                  <w:sz w:val="16"/>
                  <w:szCs w:val="16"/>
                </w:rPr>
                <w:delText>]</w:delText>
              </w:r>
            </w:del>
          </w:p>
          <w:p w14:paraId="6C8FD9FD" w14:textId="420C857D" w:rsidR="00786B71" w:rsidRPr="00AC5065" w:rsidDel="00805C29" w:rsidRDefault="00786B71" w:rsidP="0029702C">
            <w:pPr>
              <w:rPr>
                <w:del w:id="104" w:author="Forfatter"/>
                <w:rFonts w:ascii="Arial" w:hAnsi="Arial" w:cs="Arial"/>
                <w:i/>
                <w:sz w:val="16"/>
                <w:szCs w:val="16"/>
              </w:rPr>
            </w:pPr>
            <w:del w:id="105" w:author="Forfatter">
              <w:r w:rsidRPr="00AC5065" w:rsidDel="00805C29">
                <w:rPr>
                  <w:rFonts w:ascii="Arial" w:hAnsi="Arial" w:cs="Arial"/>
                  <w:i/>
                  <w:sz w:val="16"/>
                  <w:szCs w:val="16"/>
                </w:rPr>
                <w:delText xml:space="preserve">Alt b)  </w:delText>
              </w:r>
              <w:r w:rsidR="00E22132" w:rsidRPr="00AC5065" w:rsidDel="00805C29">
                <w:rPr>
                  <w:rFonts w:ascii="Arial" w:hAnsi="Arial" w:cs="Arial"/>
                  <w:i/>
                  <w:sz w:val="16"/>
                  <w:szCs w:val="16"/>
                </w:rPr>
                <w:delText>“Requirement</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CF3962"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E52D42"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del>
          </w:p>
        </w:tc>
        <w:tc>
          <w:tcPr>
            <w:tcW w:w="4819" w:type="dxa"/>
          </w:tcPr>
          <w:p w14:paraId="3673D013" w14:textId="282FCDD4" w:rsidR="00081233" w:rsidRPr="00AC5065" w:rsidDel="00805C29" w:rsidRDefault="00E22132" w:rsidP="0029702C">
            <w:pPr>
              <w:rPr>
                <w:del w:id="106" w:author="Forfatter"/>
                <w:rFonts w:ascii="Arial" w:hAnsi="Arial" w:cs="Arial"/>
                <w:i/>
                <w:sz w:val="16"/>
                <w:szCs w:val="16"/>
              </w:rPr>
            </w:pPr>
            <w:del w:id="107" w:author="Forfatter">
              <w:r w:rsidRPr="00AC5065" w:rsidDel="00805C29">
                <w:rPr>
                  <w:rFonts w:ascii="Arial" w:hAnsi="Arial" w:cs="Arial"/>
                  <w:i/>
                  <w:sz w:val="16"/>
                  <w:szCs w:val="16"/>
                </w:rPr>
                <w:delText>“</w:delText>
              </w:r>
              <w:r w:rsidR="00081233" w:rsidRPr="00AC5065" w:rsidDel="00805C29">
                <w:rPr>
                  <w:rFonts w:ascii="Arial" w:hAnsi="Arial" w:cs="Arial"/>
                  <w:i/>
                  <w:sz w:val="16"/>
                  <w:szCs w:val="16"/>
                </w:rPr>
                <w:delText xml:space="preserve">path to a </w:delText>
              </w:r>
              <w:r w:rsidR="004C40F1" w:rsidDel="00805C29">
                <w:rPr>
                  <w:rFonts w:ascii="Arial" w:hAnsi="Arial" w:cs="Arial"/>
                  <w:i/>
                  <w:sz w:val="16"/>
                  <w:szCs w:val="16"/>
                </w:rPr>
                <w:delText>Partial coverage</w:delText>
              </w:r>
              <w:r w:rsidR="00081233" w:rsidRPr="00AC5065" w:rsidDel="00805C29">
                <w:rPr>
                  <w:rFonts w:ascii="Arial" w:hAnsi="Arial" w:cs="Arial"/>
                  <w:i/>
                  <w:sz w:val="16"/>
                  <w:szCs w:val="16"/>
                </w:rPr>
                <w:delText xml:space="preserve"> file</w:delText>
              </w:r>
              <w:r w:rsidRPr="00AC5065" w:rsidDel="00805C29">
                <w:rPr>
                  <w:rFonts w:ascii="Arial" w:hAnsi="Arial" w:cs="Arial"/>
                  <w:i/>
                  <w:sz w:val="16"/>
                  <w:szCs w:val="16"/>
                </w:rPr>
                <w:delText>”</w:delText>
              </w:r>
            </w:del>
          </w:p>
          <w:p w14:paraId="046FE09F" w14:textId="5AC9F0B7" w:rsidR="00271E66" w:rsidRPr="00AC5065" w:rsidDel="00805C29" w:rsidRDefault="00081233" w:rsidP="0029702C">
            <w:pPr>
              <w:rPr>
                <w:del w:id="108" w:author="Forfatter"/>
                <w:rFonts w:ascii="Arial" w:hAnsi="Arial" w:cs="Arial"/>
                <w:i/>
                <w:sz w:val="16"/>
                <w:szCs w:val="16"/>
              </w:rPr>
            </w:pPr>
            <w:del w:id="109" w:author="Forfatter">
              <w:r w:rsidRPr="00AC5065" w:rsidDel="00805C29">
                <w:rPr>
                  <w:rFonts w:ascii="Arial" w:hAnsi="Arial" w:cs="Arial"/>
                  <w:i/>
                  <w:sz w:val="16"/>
                  <w:szCs w:val="16"/>
                </w:rPr>
                <w:delText xml:space="preserve">“path to another </w:delText>
              </w:r>
              <w:r w:rsidR="004C40F1" w:rsidDel="00805C29">
                <w:rPr>
                  <w:rFonts w:ascii="Arial" w:hAnsi="Arial" w:cs="Arial"/>
                  <w:i/>
                  <w:sz w:val="16"/>
                  <w:szCs w:val="16"/>
                </w:rPr>
                <w:delText>Partial coverage</w:delText>
              </w:r>
              <w:r w:rsidRPr="00AC5065" w:rsidDel="00805C29">
                <w:rPr>
                  <w:rFonts w:ascii="Arial" w:hAnsi="Arial" w:cs="Arial"/>
                  <w:i/>
                  <w:sz w:val="16"/>
                  <w:szCs w:val="16"/>
                </w:rPr>
                <w:delText xml:space="preserve"> file” </w:delText>
              </w:r>
              <w:r w:rsidR="00E22132" w:rsidRPr="00AC5065" w:rsidDel="00805C29">
                <w:rPr>
                  <w:rFonts w:ascii="Arial" w:hAnsi="Arial" w:cs="Arial"/>
                  <w:i/>
                  <w:sz w:val="16"/>
                  <w:szCs w:val="16"/>
                </w:rPr>
                <w:delText xml:space="preserve"> </w:delText>
              </w:r>
            </w:del>
          </w:p>
          <w:p w14:paraId="65AAAF4D" w14:textId="075CF62F" w:rsidR="00081233" w:rsidRPr="00AC5065" w:rsidDel="00805C29" w:rsidRDefault="00081233" w:rsidP="0029702C">
            <w:pPr>
              <w:rPr>
                <w:del w:id="110" w:author="Forfatter"/>
                <w:rFonts w:ascii="Arial" w:hAnsi="Arial" w:cs="Arial"/>
                <w:i/>
                <w:sz w:val="16"/>
                <w:szCs w:val="16"/>
              </w:rPr>
            </w:pPr>
            <w:del w:id="111"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c>
          <w:tcPr>
            <w:tcW w:w="4219" w:type="dxa"/>
          </w:tcPr>
          <w:p w14:paraId="2BCFB7ED" w14:textId="1E0EF31D" w:rsidR="00271E66" w:rsidRPr="00AC5065" w:rsidDel="00805C29" w:rsidRDefault="00D71ECB" w:rsidP="0029702C">
            <w:pPr>
              <w:rPr>
                <w:del w:id="112" w:author="Forfatter"/>
                <w:rFonts w:ascii="Arial" w:hAnsi="Arial" w:cs="Arial"/>
                <w:i/>
                <w:sz w:val="16"/>
                <w:szCs w:val="16"/>
              </w:rPr>
            </w:pPr>
            <w:del w:id="113" w:author="Forfatter">
              <w:r w:rsidRPr="00AC5065" w:rsidDel="00805C29">
                <w:rPr>
                  <w:rFonts w:ascii="Arial" w:hAnsi="Arial" w:cs="Arial"/>
                  <w:i/>
                  <w:sz w:val="16"/>
                  <w:szCs w:val="16"/>
                </w:rPr>
                <w:delText>--</w:delText>
              </w:r>
              <w:r w:rsidR="00115B82" w:rsidRPr="00AC5065" w:rsidDel="00805C29">
                <w:rPr>
                  <w:rFonts w:ascii="Arial" w:hAnsi="Arial" w:cs="Arial"/>
                  <w:i/>
                  <w:sz w:val="16"/>
                  <w:szCs w:val="16"/>
                </w:rPr>
                <w:delText>a</w:delText>
              </w:r>
              <w:r w:rsidRPr="00AC5065" w:rsidDel="00805C29">
                <w:rPr>
                  <w:rFonts w:ascii="Arial" w:hAnsi="Arial" w:cs="Arial"/>
                  <w:i/>
                  <w:sz w:val="16"/>
                  <w:szCs w:val="16"/>
                </w:rPr>
                <w:delText>rgument value   OR   -a value</w:delText>
              </w:r>
            </w:del>
          </w:p>
          <w:p w14:paraId="1A15F85C" w14:textId="7B7B7E06" w:rsidR="00081233" w:rsidRPr="00AC5065" w:rsidDel="00805C29" w:rsidRDefault="00081233" w:rsidP="0029702C">
            <w:pPr>
              <w:rPr>
                <w:del w:id="114" w:author="Forfatter"/>
                <w:rFonts w:ascii="Arial" w:hAnsi="Arial" w:cs="Arial"/>
                <w:i/>
                <w:sz w:val="16"/>
                <w:szCs w:val="16"/>
              </w:rPr>
            </w:pPr>
            <w:del w:id="115"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r>
      <w:tr w:rsidR="00271E66" w:rsidRPr="00AC5065" w:rsidDel="00805C29" w14:paraId="6D5DD9B8" w14:textId="0E406BC1" w:rsidTr="00C14779">
        <w:trPr>
          <w:trHeight w:val="722"/>
          <w:del w:id="116" w:author="Forfatter"/>
        </w:trPr>
        <w:tc>
          <w:tcPr>
            <w:tcW w:w="963" w:type="dxa"/>
            <w:shd w:val="clear" w:color="auto" w:fill="F2F2F2" w:themeFill="background1" w:themeFillShade="F2"/>
          </w:tcPr>
          <w:p w14:paraId="1296ACFC" w14:textId="4E4DC29F" w:rsidR="00271E66" w:rsidRPr="00AC5065" w:rsidDel="00805C29" w:rsidRDefault="00271E66" w:rsidP="0029702C">
            <w:pPr>
              <w:rPr>
                <w:del w:id="117" w:author="Forfatter"/>
                <w:rFonts w:ascii="Arial" w:hAnsi="Arial" w:cs="Arial"/>
                <w:b/>
                <w:sz w:val="16"/>
                <w:szCs w:val="16"/>
              </w:rPr>
            </w:pPr>
            <w:del w:id="118" w:author="Forfatter">
              <w:r w:rsidRPr="00AC5065" w:rsidDel="00805C29">
                <w:rPr>
                  <w:rFonts w:ascii="Arial" w:hAnsi="Arial" w:cs="Arial"/>
                  <w:b/>
                  <w:sz w:val="16"/>
                  <w:szCs w:val="16"/>
                </w:rPr>
                <w:delText>Example</w:delText>
              </w:r>
            </w:del>
          </w:p>
        </w:tc>
        <w:tc>
          <w:tcPr>
            <w:tcW w:w="5128" w:type="dxa"/>
          </w:tcPr>
          <w:p w14:paraId="242AB549" w14:textId="7F359523" w:rsidR="00E22132" w:rsidRPr="00AC5065" w:rsidDel="00805C29" w:rsidRDefault="00513C31" w:rsidP="00E22132">
            <w:pPr>
              <w:rPr>
                <w:del w:id="119" w:author="Forfatter"/>
                <w:rFonts w:ascii="Arial" w:hAnsi="Arial" w:cs="Arial"/>
                <w:sz w:val="16"/>
                <w:szCs w:val="16"/>
                <w:lang w:val="pt-BR"/>
              </w:rPr>
            </w:pPr>
            <w:del w:id="120" w:author="Forfatte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1.a</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1.b</w:delText>
              </w:r>
            </w:del>
          </w:p>
        </w:tc>
        <w:tc>
          <w:tcPr>
            <w:tcW w:w="4819" w:type="dxa"/>
          </w:tcPr>
          <w:p w14:paraId="5EEE3DF6" w14:textId="7271BF2D" w:rsidR="00E22132" w:rsidRPr="00AC5065" w:rsidDel="00805C29" w:rsidRDefault="000F2DBA" w:rsidP="00E22132">
            <w:pPr>
              <w:rPr>
                <w:del w:id="121" w:author="Forfatter"/>
                <w:rFonts w:ascii="Arial" w:hAnsi="Arial" w:cs="Arial"/>
                <w:sz w:val="16"/>
                <w:szCs w:val="16"/>
              </w:rPr>
            </w:pPr>
            <w:del w:id="122" w:author="Forfatter">
              <w:r w:rsidDel="00805C29">
                <w:rPr>
                  <w:rFonts w:ascii="Arial" w:hAnsi="Arial" w:cs="Arial"/>
                  <w:sz w:val="16"/>
                  <w:szCs w:val="16"/>
                </w:rPr>
                <w:delText>pc_base_func</w:delText>
              </w:r>
              <w:r w:rsidR="00081233" w:rsidRPr="00AC5065" w:rsidDel="00805C29">
                <w:rPr>
                  <w:rFonts w:ascii="Arial" w:hAnsi="Arial" w:cs="Arial"/>
                  <w:sz w:val="16"/>
                  <w:szCs w:val="16"/>
                </w:rPr>
                <w:delText>.csv</w:delText>
              </w:r>
            </w:del>
          </w:p>
          <w:p w14:paraId="74CBE2C0" w14:textId="08B5400A" w:rsidR="00E22132" w:rsidRPr="00AC5065" w:rsidDel="00805C29" w:rsidRDefault="00081233" w:rsidP="00E22132">
            <w:pPr>
              <w:rPr>
                <w:del w:id="123" w:author="Forfatter"/>
                <w:rFonts w:ascii="Arial" w:hAnsi="Arial" w:cs="Arial"/>
                <w:sz w:val="16"/>
                <w:szCs w:val="16"/>
              </w:rPr>
            </w:pPr>
            <w:del w:id="124" w:author="Forfatter">
              <w:r w:rsidRPr="00AC5065" w:rsidDel="00805C29">
                <w:rPr>
                  <w:rFonts w:ascii="Arial" w:hAnsi="Arial" w:cs="Arial"/>
                  <w:sz w:val="16"/>
                  <w:szCs w:val="16"/>
                </w:rPr>
                <w:delText>../my_sim_dir/</w:delText>
              </w:r>
              <w:r w:rsidR="000F2DBA" w:rsidDel="00805C29">
                <w:rPr>
                  <w:rFonts w:ascii="Arial" w:hAnsi="Arial" w:cs="Arial"/>
                  <w:sz w:val="16"/>
                  <w:szCs w:val="16"/>
                </w:rPr>
                <w:delText>pc</w:delText>
              </w:r>
              <w:r w:rsidRPr="00AC5065" w:rsidDel="00805C29">
                <w:rPr>
                  <w:rFonts w:ascii="Arial" w:hAnsi="Arial" w:cs="Arial"/>
                  <w:sz w:val="16"/>
                  <w:szCs w:val="16"/>
                </w:rPr>
                <w:delText>_</w:delText>
              </w:r>
              <w:r w:rsidR="000F2DBA" w:rsidDel="00805C29">
                <w:rPr>
                  <w:rFonts w:ascii="Arial" w:hAnsi="Arial" w:cs="Arial"/>
                  <w:sz w:val="16"/>
                  <w:szCs w:val="16"/>
                </w:rPr>
                <w:delText>reset</w:delText>
              </w:r>
              <w:r w:rsidRPr="00AC5065" w:rsidDel="00805C29">
                <w:rPr>
                  <w:rFonts w:ascii="Arial" w:hAnsi="Arial" w:cs="Arial"/>
                  <w:sz w:val="16"/>
                  <w:szCs w:val="16"/>
                </w:rPr>
                <w:delText>.csv</w:delText>
              </w:r>
            </w:del>
          </w:p>
          <w:p w14:paraId="1579667F" w14:textId="64B0E203" w:rsidR="00271E66" w:rsidRPr="00AC5065" w:rsidDel="00805C29" w:rsidRDefault="000F2DBA" w:rsidP="00AC38EA">
            <w:pPr>
              <w:rPr>
                <w:del w:id="125" w:author="Forfatter"/>
                <w:rFonts w:ascii="Arial" w:hAnsi="Arial" w:cs="Arial"/>
                <w:sz w:val="16"/>
                <w:szCs w:val="16"/>
              </w:rPr>
            </w:pPr>
            <w:del w:id="126" w:author="Forfatter">
              <w:r w:rsidDel="00805C29">
                <w:rPr>
                  <w:rFonts w:ascii="Arial" w:hAnsi="Arial" w:cs="Arial"/>
                  <w:sz w:val="16"/>
                  <w:szCs w:val="16"/>
                </w:rPr>
                <w:delText>cov_corner_cases</w:delText>
              </w:r>
              <w:r w:rsidR="00B0515D" w:rsidRPr="00AC5065" w:rsidDel="00805C29">
                <w:rPr>
                  <w:rFonts w:ascii="Arial" w:hAnsi="Arial" w:cs="Arial"/>
                  <w:sz w:val="16"/>
                  <w:szCs w:val="16"/>
                </w:rPr>
                <w:delText>.csv</w:delText>
              </w:r>
            </w:del>
          </w:p>
        </w:tc>
        <w:tc>
          <w:tcPr>
            <w:tcW w:w="4219" w:type="dxa"/>
          </w:tcPr>
          <w:p w14:paraId="04754B15" w14:textId="38C911D3" w:rsidR="00D71ECB" w:rsidRPr="00AC5065" w:rsidDel="00805C29" w:rsidRDefault="00D71ECB" w:rsidP="00D71ECB">
            <w:pPr>
              <w:tabs>
                <w:tab w:val="left" w:pos="1026"/>
                <w:tab w:val="left" w:pos="1877"/>
                <w:tab w:val="left" w:pos="4820"/>
              </w:tabs>
              <w:spacing w:before="20" w:after="20" w:line="20" w:lineRule="atLeast"/>
              <w:rPr>
                <w:del w:id="127" w:author="Forfatter"/>
                <w:rFonts w:ascii="Arial" w:hAnsi="Arial" w:cs="Arial"/>
                <w:sz w:val="16"/>
                <w:szCs w:val="16"/>
              </w:rPr>
            </w:pPr>
            <w:del w:id="128" w:author="Forfatter">
              <w:r w:rsidRPr="00AC5065" w:rsidDel="00805C29">
                <w:rPr>
                  <w:rFonts w:ascii="Arial" w:hAnsi="Arial" w:cs="Arial"/>
                  <w:sz w:val="16"/>
                  <w:szCs w:val="16"/>
                </w:rPr>
                <w:delText>--req</w:delText>
              </w:r>
              <w:r w:rsidR="00DD3276" w:rsidDel="00805C29">
                <w:rPr>
                  <w:rFonts w:ascii="Arial" w:hAnsi="Arial" w:cs="Arial"/>
                  <w:sz w:val="16"/>
                  <w:szCs w:val="16"/>
                </w:rPr>
                <w:delText>uirement</w:delText>
              </w:r>
              <w:r w:rsidR="00B0515D" w:rsidRPr="00AC5065" w:rsidDel="00805C29">
                <w:rPr>
                  <w:rFonts w:ascii="Arial" w:hAnsi="Arial" w:cs="Arial"/>
                  <w:sz w:val="16"/>
                  <w:szCs w:val="16"/>
                </w:rPr>
                <w:delText>_list</w:delText>
              </w:r>
              <w:r w:rsidRPr="00AC5065" w:rsidDel="00805C29">
                <w:rPr>
                  <w:rFonts w:ascii="Arial" w:hAnsi="Arial" w:cs="Arial"/>
                  <w:sz w:val="16"/>
                  <w:szCs w:val="16"/>
                </w:rPr>
                <w:delText xml:space="preserve"> path/</w:delText>
              </w:r>
              <w:r w:rsidR="00B0515D" w:rsidRPr="00AC5065" w:rsidDel="00805C29">
                <w:rPr>
                  <w:rFonts w:ascii="Arial" w:hAnsi="Arial" w:cs="Arial"/>
                  <w:sz w:val="16"/>
                  <w:szCs w:val="16"/>
                </w:rPr>
                <w:delText>requirement_list</w:delText>
              </w:r>
              <w:r w:rsidRPr="00AC5065" w:rsidDel="00805C29">
                <w:rPr>
                  <w:rFonts w:ascii="Arial" w:hAnsi="Arial" w:cs="Arial"/>
                  <w:sz w:val="16"/>
                  <w:szCs w:val="16"/>
                </w:rPr>
                <w:delText>.csv</w:delText>
              </w:r>
            </w:del>
          </w:p>
          <w:p w14:paraId="4724433D" w14:textId="79A610D1" w:rsidR="006A398C" w:rsidDel="00805C29" w:rsidRDefault="00D71ECB" w:rsidP="00D71ECB">
            <w:pPr>
              <w:tabs>
                <w:tab w:val="left" w:pos="1026"/>
                <w:tab w:val="left" w:pos="1877"/>
                <w:tab w:val="left" w:pos="4820"/>
              </w:tabs>
              <w:spacing w:before="20" w:after="20" w:line="20" w:lineRule="atLeast"/>
              <w:rPr>
                <w:del w:id="129" w:author="Forfatter"/>
                <w:rFonts w:ascii="Arial" w:hAnsi="Arial" w:cs="Arial"/>
                <w:sz w:val="16"/>
                <w:szCs w:val="16"/>
              </w:rPr>
            </w:pPr>
            <w:del w:id="130" w:author="Forfatter">
              <w:r w:rsidRPr="00AC5065" w:rsidDel="00805C29">
                <w:rPr>
                  <w:rFonts w:ascii="Arial" w:hAnsi="Arial" w:cs="Arial"/>
                  <w:sz w:val="16"/>
                  <w:szCs w:val="16"/>
                </w:rPr>
                <w:delText>-</w:delText>
              </w:r>
              <w:r w:rsidR="000F2DBA" w:rsidDel="00805C29">
                <w:rPr>
                  <w:rFonts w:ascii="Arial" w:hAnsi="Arial" w:cs="Arial"/>
                  <w:sz w:val="16"/>
                  <w:szCs w:val="16"/>
                </w:rPr>
                <w:delText>p</w:delText>
              </w:r>
              <w:r w:rsidRPr="00AC5065" w:rsidDel="00805C29">
                <w:rPr>
                  <w:rFonts w:ascii="Arial" w:hAnsi="Arial" w:cs="Arial"/>
                  <w:sz w:val="16"/>
                  <w:szCs w:val="16"/>
                </w:rPr>
                <w:delText xml:space="preserve"> </w:delText>
              </w:r>
              <w:r w:rsidR="000F2DBA" w:rsidDel="00805C29">
                <w:rPr>
                  <w:rFonts w:ascii="Arial" w:hAnsi="Arial" w:cs="Arial"/>
                  <w:sz w:val="16"/>
                  <w:szCs w:val="16"/>
                </w:rPr>
                <w:delText>partial</w:delText>
              </w:r>
              <w:r w:rsidR="00B0515D" w:rsidRPr="00AC5065" w:rsidDel="00805C29">
                <w:rPr>
                  <w:rFonts w:ascii="Arial" w:hAnsi="Arial" w:cs="Arial"/>
                  <w:sz w:val="16"/>
                  <w:szCs w:val="16"/>
                </w:rPr>
                <w:delText>_coverage_files</w:delText>
              </w:r>
              <w:r w:rsidRPr="00AC5065" w:rsidDel="00805C29">
                <w:rPr>
                  <w:rFonts w:ascii="Arial" w:hAnsi="Arial" w:cs="Arial"/>
                  <w:sz w:val="16"/>
                  <w:szCs w:val="16"/>
                </w:rPr>
                <w:delText>.txt</w:delText>
              </w:r>
            </w:del>
          </w:p>
          <w:p w14:paraId="5699947E" w14:textId="660F43A2" w:rsidR="006A398C" w:rsidRPr="00AC5065" w:rsidDel="00805C29" w:rsidRDefault="006A398C" w:rsidP="00D71ECB">
            <w:pPr>
              <w:tabs>
                <w:tab w:val="left" w:pos="1026"/>
                <w:tab w:val="left" w:pos="1877"/>
                <w:tab w:val="left" w:pos="4820"/>
              </w:tabs>
              <w:spacing w:before="20" w:after="20" w:line="20" w:lineRule="atLeast"/>
              <w:rPr>
                <w:del w:id="131" w:author="Forfatter"/>
                <w:rFonts w:ascii="Arial" w:hAnsi="Arial" w:cs="Arial"/>
                <w:sz w:val="16"/>
                <w:szCs w:val="16"/>
              </w:rPr>
            </w:pPr>
            <w:del w:id="132" w:author="Forfatter">
              <w:r w:rsidDel="00805C29">
                <w:rPr>
                  <w:rFonts w:ascii="Arial" w:hAnsi="Arial" w:cs="Arial"/>
                  <w:sz w:val="16"/>
                  <w:szCs w:val="16"/>
                </w:rPr>
                <w:delText>-s spec_cov</w:delText>
              </w:r>
              <w:r w:rsidR="00046B70" w:rsidDel="00805C29">
                <w:rPr>
                  <w:rFonts w:ascii="Arial" w:hAnsi="Arial" w:cs="Arial"/>
                  <w:sz w:val="16"/>
                  <w:szCs w:val="16"/>
                </w:rPr>
                <w:delText>.csv</w:delText>
              </w:r>
            </w:del>
          </w:p>
          <w:p w14:paraId="20A489AA" w14:textId="3F467D44" w:rsidR="00B0515D" w:rsidRPr="00AC5065" w:rsidDel="00805C29" w:rsidRDefault="00B0515D" w:rsidP="00E22132">
            <w:pPr>
              <w:tabs>
                <w:tab w:val="left" w:pos="1026"/>
                <w:tab w:val="left" w:pos="1877"/>
                <w:tab w:val="left" w:pos="4820"/>
              </w:tabs>
              <w:spacing w:before="20" w:after="20" w:line="20" w:lineRule="atLeast"/>
              <w:rPr>
                <w:del w:id="133" w:author="Forfatter"/>
                <w:rFonts w:ascii="Arial" w:hAnsi="Arial" w:cs="Arial"/>
                <w:sz w:val="16"/>
                <w:szCs w:val="16"/>
              </w:rPr>
            </w:pPr>
            <w:del w:id="134" w:author="Forfatter">
              <w:r w:rsidRPr="00AC5065" w:rsidDel="00805C29">
                <w:rPr>
                  <w:rFonts w:ascii="Arial" w:hAnsi="Arial" w:cs="Arial"/>
                  <w:sz w:val="16"/>
                  <w:szCs w:val="16"/>
                </w:rPr>
                <w:delText>--strict</w:delText>
              </w:r>
              <w:r w:rsidR="003E1588" w:rsidDel="00805C29">
                <w:rPr>
                  <w:rFonts w:ascii="Arial" w:hAnsi="Arial" w:cs="Arial"/>
                  <w:sz w:val="16"/>
                  <w:szCs w:val="16"/>
                </w:rPr>
                <w:delText>ness</w:delText>
              </w:r>
              <w:r w:rsidRPr="00AC5065" w:rsidDel="00805C29">
                <w:rPr>
                  <w:rFonts w:ascii="Arial" w:hAnsi="Arial" w:cs="Arial"/>
                  <w:sz w:val="16"/>
                  <w:szCs w:val="16"/>
                </w:rPr>
                <w:delText xml:space="preserve"> 1</w:delText>
              </w:r>
            </w:del>
          </w:p>
        </w:tc>
      </w:tr>
    </w:tbl>
    <w:bookmarkEnd w:id="82"/>
    <w:p w14:paraId="46D3DFD1" w14:textId="5B1A1EA5" w:rsidR="00383DFD" w:rsidRPr="00AC5065" w:rsidDel="00805C29" w:rsidRDefault="00805C29">
      <w:pPr>
        <w:rPr>
          <w:del w:id="135" w:author="Forfatter"/>
          <w:rFonts w:ascii="Arial" w:eastAsiaTheme="minorEastAsia" w:hAnsi="Arial" w:cs="Arial"/>
          <w:noProof/>
          <w:color w:val="5A5A5A" w:themeColor="text1" w:themeTint="A5"/>
          <w:spacing w:val="15"/>
          <w:sz w:val="24"/>
          <w:szCs w:val="22"/>
          <w:lang w:eastAsia="nb-NO"/>
        </w:rPr>
      </w:pPr>
      <w:r>
        <w:rPr>
          <w:noProof/>
        </w:rPr>
        <w:drawing>
          <wp:anchor distT="0" distB="0" distL="114300" distR="114300" simplePos="0" relativeHeight="251700736" behindDoc="1" locked="0" layoutInCell="1" allowOverlap="0" wp14:anchorId="6041C404" wp14:editId="4902652D">
            <wp:simplePos x="0" y="0"/>
            <wp:positionH relativeFrom="column">
              <wp:posOffset>5904784</wp:posOffset>
            </wp:positionH>
            <wp:positionV relativeFrom="page">
              <wp:posOffset>1224157</wp:posOffset>
            </wp:positionV>
            <wp:extent cx="4215600" cy="982800"/>
            <wp:effectExtent l="0" t="0" r="1270" b="0"/>
            <wp:wrapTight wrapText="left">
              <wp:wrapPolygon edited="0">
                <wp:start x="1497" y="0"/>
                <wp:lineTo x="1432" y="4468"/>
                <wp:lineTo x="260" y="6423"/>
                <wp:lineTo x="0" y="7261"/>
                <wp:lineTo x="0" y="15359"/>
                <wp:lineTo x="2278" y="17872"/>
                <wp:lineTo x="3905" y="17872"/>
                <wp:lineTo x="3905" y="18989"/>
                <wp:lineTo x="4165" y="21223"/>
                <wp:lineTo x="4295" y="21223"/>
                <wp:lineTo x="17246" y="21223"/>
                <wp:lineTo x="17246" y="17872"/>
                <wp:lineTo x="21541" y="15638"/>
                <wp:lineTo x="21541" y="3910"/>
                <wp:lineTo x="15945" y="0"/>
                <wp:lineTo x="1497"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5600" cy="982800"/>
                    </a:xfrm>
                    <a:prstGeom prst="rect">
                      <a:avLst/>
                    </a:prstGeom>
                  </pic:spPr>
                </pic:pic>
              </a:graphicData>
            </a:graphic>
            <wp14:sizeRelH relativeFrom="page">
              <wp14:pctWidth>0</wp14:pctWidth>
            </wp14:sizeRelH>
            <wp14:sizeRelV relativeFrom="page">
              <wp14:pctHeight>0</wp14:pctHeight>
            </wp14:sizeRelV>
          </wp:anchor>
        </w:drawing>
      </w:r>
      <w:moveFromRangeStart w:id="136" w:author="Forfatter" w:name="move48797337"/>
      <w:del w:id="137" w:author="Forfatter">
        <w:r w:rsidR="00B15665" w:rsidRPr="00AC5065" w:rsidDel="00805C29">
          <w:rPr>
            <w:rFonts w:ascii="Arial" w:hAnsi="Arial" w:cs="Arial"/>
            <w:noProof/>
            <w:lang w:eastAsia="nb-NO"/>
          </w:rPr>
          <w:delText xml:space="preserve">NOTE: </w:delText>
        </w:r>
        <w:r w:rsidR="00FF25F7" w:rsidRPr="00AC5065" w:rsidDel="00805C29">
          <w:rPr>
            <w:rFonts w:ascii="Arial" w:hAnsi="Arial" w:cs="Arial"/>
            <w:noProof/>
            <w:lang w:eastAsia="nb-NO"/>
          </w:rPr>
          <w:delText>The CSV separator may be set to any separator character.</w:delText>
        </w:r>
        <w:r w:rsidR="005D2251" w:rsidDel="00805C29">
          <w:rPr>
            <w:rFonts w:ascii="Arial" w:hAnsi="Arial" w:cs="Arial"/>
            <w:noProof/>
            <w:lang w:eastAsia="nb-NO"/>
          </w:rPr>
          <w:delText xml:space="preserve"> Default is ‘,’</w:delText>
        </w:r>
        <w:r w:rsidR="00D66996" w:rsidDel="00805C29">
          <w:rPr>
            <w:rFonts w:ascii="Arial" w:hAnsi="Arial" w:cs="Arial"/>
            <w:noProof/>
            <w:lang w:eastAsia="nb-NO"/>
          </w:rPr>
          <w:delText xml:space="preserve"> but may be changed in VHDL (see ch </w:delText>
        </w:r>
        <w:r w:rsidR="00D66996" w:rsidDel="00805C29">
          <w:rPr>
            <w:rFonts w:ascii="Arial" w:hAnsi="Arial" w:cs="Arial"/>
            <w:noProof/>
            <w:lang w:eastAsia="nb-NO"/>
          </w:rPr>
          <w:fldChar w:fldCharType="begin"/>
        </w:r>
        <w:r w:rsidR="00D66996" w:rsidDel="00805C29">
          <w:rPr>
            <w:rFonts w:ascii="Arial" w:hAnsi="Arial" w:cs="Arial"/>
            <w:noProof/>
            <w:lang w:eastAsia="nb-NO"/>
          </w:rPr>
          <w:delInstrText xml:space="preserve"> REF _Ref31619435 \r \h </w:delInstrText>
        </w:r>
        <w:r w:rsidR="00D66996" w:rsidDel="00805C29">
          <w:rPr>
            <w:rFonts w:ascii="Arial" w:hAnsi="Arial" w:cs="Arial"/>
            <w:noProof/>
            <w:lang w:eastAsia="nb-NO"/>
          </w:rPr>
        </w:r>
        <w:r w:rsidR="00D66996" w:rsidDel="00805C29">
          <w:rPr>
            <w:rFonts w:ascii="Arial" w:hAnsi="Arial" w:cs="Arial"/>
            <w:noProof/>
            <w:lang w:eastAsia="nb-NO"/>
          </w:rPr>
          <w:fldChar w:fldCharType="separate"/>
        </w:r>
        <w:r w:rsidR="00656049" w:rsidDel="00805C29">
          <w:rPr>
            <w:rFonts w:ascii="Arial" w:hAnsi="Arial" w:cs="Arial"/>
            <w:noProof/>
            <w:lang w:eastAsia="nb-NO"/>
          </w:rPr>
          <w:delText>9.2</w:delText>
        </w:r>
        <w:r w:rsidR="00D66996" w:rsidDel="00805C29">
          <w:rPr>
            <w:rFonts w:ascii="Arial" w:hAnsi="Arial" w:cs="Arial"/>
            <w:noProof/>
            <w:lang w:eastAsia="nb-NO"/>
          </w:rPr>
          <w:fldChar w:fldCharType="end"/>
        </w:r>
        <w:r w:rsidR="00D66996" w:rsidDel="00805C29">
          <w:rPr>
            <w:rFonts w:ascii="Arial" w:hAnsi="Arial" w:cs="Arial"/>
            <w:noProof/>
            <w:lang w:eastAsia="nb-NO"/>
          </w:rPr>
          <w:delText xml:space="preserve">). </w:delText>
        </w:r>
        <w:r w:rsidR="00957F50" w:rsidDel="00805C29">
          <w:rPr>
            <w:rFonts w:ascii="Arial" w:hAnsi="Arial" w:cs="Arial"/>
            <w:noProof/>
            <w:lang w:eastAsia="nb-NO"/>
          </w:rPr>
          <w:delText>Delimiter</w:delText>
        </w:r>
        <w:r w:rsidR="00D66996" w:rsidDel="00805C29">
          <w:rPr>
            <w:rFonts w:ascii="Arial" w:hAnsi="Arial" w:cs="Arial"/>
            <w:noProof/>
            <w:lang w:eastAsia="nb-NO"/>
          </w:rPr>
          <w:delText xml:space="preserve"> is written to </w:delText>
        </w:r>
        <w:r w:rsidR="00984419" w:rsidDel="00805C29">
          <w:rPr>
            <w:rFonts w:ascii="Arial" w:hAnsi="Arial" w:cs="Arial"/>
            <w:noProof/>
            <w:lang w:eastAsia="nb-NO"/>
          </w:rPr>
          <w:delText xml:space="preserve">partial </w:delText>
        </w:r>
        <w:r w:rsidR="00D66996" w:rsidDel="00805C29">
          <w:rPr>
            <w:rFonts w:ascii="Arial" w:hAnsi="Arial" w:cs="Arial"/>
            <w:noProof/>
            <w:lang w:eastAsia="nb-NO"/>
          </w:rPr>
          <w:delText>coverage file.</w:delText>
        </w:r>
        <w:moveFromRangeEnd w:id="136"/>
      </w:del>
    </w:p>
    <w:p w14:paraId="760BDAB6" w14:textId="2F5B42B0" w:rsidR="00747350" w:rsidRDefault="000B78CA" w:rsidP="00DF6B44">
      <w:pPr>
        <w:pStyle w:val="Overskrift1"/>
      </w:pPr>
      <w:r w:rsidRPr="00DF6B44">
        <w:t>D</w:t>
      </w:r>
      <w:r w:rsidR="00F14328" w:rsidRPr="00DF6B44">
        <w:t>efinition</w:t>
      </w:r>
      <w:r w:rsidR="006F73BC">
        <w:t xml:space="preserve">s </w:t>
      </w:r>
      <w:r w:rsidR="00F14328" w:rsidRPr="00DF6B44">
        <w:t>used in this document</w:t>
      </w:r>
    </w:p>
    <w:p w14:paraId="021FA0E5" w14:textId="490B2FF1" w:rsidR="006F73BC" w:rsidRPr="006F73BC" w:rsidRDefault="006F73BC" w:rsidP="006F73BC">
      <w:pPr>
        <w:pStyle w:val="Overskrift2"/>
      </w:pPr>
      <w:r>
        <w:t>Testcase</w:t>
      </w:r>
    </w:p>
    <w:p w14:paraId="0F85AC02" w14:textId="6745F4A5"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4E2E95ED"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2BC7C08F"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1EB4C6C8" w:rsidR="00F14328"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Pr="00AC5065">
        <w:rPr>
          <w:rFonts w:ascii="Arial" w:hAnsi="Arial" w:cs="Arial"/>
          <w:sz w:val="16"/>
          <w:szCs w:val="22"/>
        </w:rPr>
        <w:br/>
        <w:t>a set of test sequences (A and B) or all sequences (A+B+C), then all of A, B and C are defined as individual testcases.</w:t>
      </w:r>
    </w:p>
    <w:p w14:paraId="46BCADF7" w14:textId="1366B282" w:rsidR="006F73BC" w:rsidRDefault="006F73BC" w:rsidP="006F73BC">
      <w:pPr>
        <w:pStyle w:val="Overskrift2"/>
      </w:pPr>
      <w:r>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5DF6D731" w:rsidR="006F73BC" w:rsidRDefault="006F73BC" w:rsidP="006F73BC">
      <w:pPr>
        <w:pStyle w:val="Overskrift2"/>
      </w:pPr>
      <w:r>
        <w:t>Partial coverage</w:t>
      </w:r>
    </w:p>
    <w:p w14:paraId="643350F1" w14:textId="446C0566" w:rsidR="006F73BC" w:rsidRDefault="0079424D" w:rsidP="006F73BC">
      <w:pPr>
        <w:pStyle w:val="Listeavsnitt"/>
        <w:numPr>
          <w:ilvl w:val="0"/>
          <w:numId w:val="17"/>
        </w:numPr>
      </w:pPr>
      <w:r>
        <w:rPr>
          <w:noProof/>
        </w:rPr>
        <mc:AlternateContent>
          <mc:Choice Requires="wps">
            <w:drawing>
              <wp:anchor distT="0" distB="0" distL="114300" distR="114300" simplePos="0" relativeHeight="251655167" behindDoc="0" locked="0" layoutInCell="1" allowOverlap="1" wp14:anchorId="558348CE" wp14:editId="2059845A">
                <wp:simplePos x="0" y="0"/>
                <wp:positionH relativeFrom="column">
                  <wp:posOffset>5209540</wp:posOffset>
                </wp:positionH>
                <wp:positionV relativeFrom="paragraph">
                  <wp:posOffset>64538</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6A573432" w:rsidR="00A425BB" w:rsidRPr="00D517E1" w:rsidRDefault="00A425BB"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501E6B">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ins w:id="138" w:author="Forfatter">
                              <w:r w:rsidR="00501E6B" w:rsidRPr="00AC5065">
                                <w:rPr>
                                  <w:rFonts w:ascii="Arial" w:hAnsi="Arial" w:cs="Arial"/>
                                </w:rPr>
                                <w:t xml:space="preserve">Figure </w:t>
                              </w:r>
                              <w:r w:rsidR="00501E6B">
                                <w:rPr>
                                  <w:rFonts w:ascii="Arial" w:hAnsi="Arial" w:cs="Arial"/>
                                  <w:noProof/>
                                </w:rPr>
                                <w:t>2</w:t>
                              </w:r>
                              <w:r w:rsidR="00501E6B" w:rsidRPr="00AC5065">
                                <w:rPr>
                                  <w:rFonts w:ascii="Arial" w:hAnsi="Arial" w:cs="Arial"/>
                                </w:rPr>
                                <w:t>: Simplest possible specification coverage</w:t>
                              </w:r>
                              <w:r w:rsidR="00501E6B">
                                <w:rPr>
                                  <w:rFonts w:ascii="Arial" w:hAnsi="Arial" w:cs="Arial"/>
                                </w:rPr>
                                <w:t xml:space="preserve"> (note that partial coverage files only show the actual requirement coverage lines)</w:t>
                              </w:r>
                            </w:ins>
                            <w:del w:id="139" w:author="Forfatter">
                              <w:r w:rsidRPr="00AC5065" w:rsidDel="00501E6B">
                                <w:rPr>
                                  <w:rFonts w:ascii="Arial" w:hAnsi="Arial" w:cs="Arial"/>
                                </w:rPr>
                                <w:delText xml:space="preserve">Figure </w:delText>
                              </w:r>
                              <w:r w:rsidDel="00501E6B">
                                <w:rPr>
                                  <w:rFonts w:ascii="Arial" w:hAnsi="Arial" w:cs="Arial"/>
                                  <w:noProof/>
                                </w:rPr>
                                <w:delText>2</w:delText>
                              </w:r>
                              <w:r w:rsidRPr="00AC5065" w:rsidDel="00501E6B">
                                <w:rPr>
                                  <w:rFonts w:ascii="Arial" w:hAnsi="Arial" w:cs="Arial"/>
                                </w:rPr>
                                <w:delText>: Simplest possible specification coverage</w:delText>
                              </w:r>
                              <w:r w:rsidDel="00501E6B">
                                <w:rPr>
                                  <w:rFonts w:ascii="Arial" w:hAnsi="Arial" w:cs="Arial"/>
                                </w:rPr>
                                <w:delText xml:space="preserve"> (note that partial coverage files only show the actual requirement coverage lines)</w:delText>
                              </w:r>
                            </w:del>
                            <w:r>
                              <w:fldChar w:fldCharType="end"/>
                            </w:r>
                            <w:r>
                              <w:fldChar w:fldCharType="begin"/>
                            </w:r>
                            <w:r>
                              <w:instrText xml:space="preserve"> REF _Ref31367820 \h </w:instrText>
                            </w:r>
                            <w:r>
                              <w:fldChar w:fldCharType="separate"/>
                            </w:r>
                            <w:ins w:id="140" w:author="Forfatter">
                              <w:r w:rsidR="00501E6B" w:rsidRPr="00AC5065">
                                <w:rPr>
                                  <w:rFonts w:ascii="Arial" w:hAnsi="Arial" w:cs="Arial"/>
                                </w:rPr>
                                <w:t xml:space="preserve">Figure </w:t>
                              </w:r>
                              <w:r w:rsidR="00501E6B">
                                <w:rPr>
                                  <w:rFonts w:ascii="Arial" w:hAnsi="Arial" w:cs="Arial"/>
                                  <w:noProof/>
                                </w:rPr>
                                <w:t>2</w:t>
                              </w:r>
                            </w:ins>
                            <w:del w:id="141" w:author="Forfatter">
                              <w:r w:rsidRPr="00AC5065" w:rsidDel="00501E6B">
                                <w:rPr>
                                  <w:rFonts w:ascii="Arial" w:hAnsi="Arial" w:cs="Arial"/>
                                </w:rPr>
                                <w:delText xml:space="preserve">Figure </w:delText>
                              </w:r>
                              <w:r w:rsidDel="00501E6B">
                                <w:rPr>
                                  <w:rFonts w:ascii="Arial" w:hAnsi="Arial" w:cs="Arial"/>
                                  <w:noProof/>
                                </w:rPr>
                                <w:delText>2</w:delText>
                              </w:r>
                            </w:del>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348CE" id="Tekstboks 1" o:spid="_x0000_s1027" type="#_x0000_t202" style="position:absolute;left:0;text-align:left;margin-left:410.2pt;margin-top:5.1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" stroked="f">
                <v:textbox inset="0,0,0,0">
                  <w:txbxContent>
                    <w:p w14:paraId="4C488246" w14:textId="6A573432" w:rsidR="00A425BB" w:rsidRPr="00D517E1" w:rsidRDefault="00A425BB"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501E6B">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ins w:id="142" w:author="Forfatter">
                        <w:r w:rsidR="00501E6B" w:rsidRPr="00AC5065">
                          <w:rPr>
                            <w:rFonts w:ascii="Arial" w:hAnsi="Arial" w:cs="Arial"/>
                          </w:rPr>
                          <w:t xml:space="preserve">Figure </w:t>
                        </w:r>
                        <w:r w:rsidR="00501E6B">
                          <w:rPr>
                            <w:rFonts w:ascii="Arial" w:hAnsi="Arial" w:cs="Arial"/>
                            <w:noProof/>
                          </w:rPr>
                          <w:t>2</w:t>
                        </w:r>
                        <w:r w:rsidR="00501E6B" w:rsidRPr="00AC5065">
                          <w:rPr>
                            <w:rFonts w:ascii="Arial" w:hAnsi="Arial" w:cs="Arial"/>
                          </w:rPr>
                          <w:t>: Simplest possible specification coverage</w:t>
                        </w:r>
                        <w:r w:rsidR="00501E6B">
                          <w:rPr>
                            <w:rFonts w:ascii="Arial" w:hAnsi="Arial" w:cs="Arial"/>
                          </w:rPr>
                          <w:t xml:space="preserve"> (note that partial coverage files only show the actual requirement coverage lines)</w:t>
                        </w:r>
                      </w:ins>
                      <w:del w:id="143" w:author="Forfatter">
                        <w:r w:rsidRPr="00AC5065" w:rsidDel="00501E6B">
                          <w:rPr>
                            <w:rFonts w:ascii="Arial" w:hAnsi="Arial" w:cs="Arial"/>
                          </w:rPr>
                          <w:delText xml:space="preserve">Figure </w:delText>
                        </w:r>
                        <w:r w:rsidDel="00501E6B">
                          <w:rPr>
                            <w:rFonts w:ascii="Arial" w:hAnsi="Arial" w:cs="Arial"/>
                            <w:noProof/>
                          </w:rPr>
                          <w:delText>2</w:delText>
                        </w:r>
                        <w:r w:rsidRPr="00AC5065" w:rsidDel="00501E6B">
                          <w:rPr>
                            <w:rFonts w:ascii="Arial" w:hAnsi="Arial" w:cs="Arial"/>
                          </w:rPr>
                          <w:delText>: Simplest possible specification coverage</w:delText>
                        </w:r>
                        <w:r w:rsidDel="00501E6B">
                          <w:rPr>
                            <w:rFonts w:ascii="Arial" w:hAnsi="Arial" w:cs="Arial"/>
                          </w:rPr>
                          <w:delText xml:space="preserve"> (note that partial coverage files only show the actual requirement coverage lines)</w:delText>
                        </w:r>
                      </w:del>
                      <w:r>
                        <w:fldChar w:fldCharType="end"/>
                      </w:r>
                      <w:r>
                        <w:fldChar w:fldCharType="begin"/>
                      </w:r>
                      <w:r>
                        <w:instrText xml:space="preserve"> REF _Ref31367820 \h </w:instrText>
                      </w:r>
                      <w:r>
                        <w:fldChar w:fldCharType="separate"/>
                      </w:r>
                      <w:ins w:id="144" w:author="Forfatter">
                        <w:r w:rsidR="00501E6B" w:rsidRPr="00AC5065">
                          <w:rPr>
                            <w:rFonts w:ascii="Arial" w:hAnsi="Arial" w:cs="Arial"/>
                          </w:rPr>
                          <w:t xml:space="preserve">Figure </w:t>
                        </w:r>
                        <w:r w:rsidR="00501E6B">
                          <w:rPr>
                            <w:rFonts w:ascii="Arial" w:hAnsi="Arial" w:cs="Arial"/>
                            <w:noProof/>
                          </w:rPr>
                          <w:t>2</w:t>
                        </w:r>
                      </w:ins>
                      <w:del w:id="145" w:author="Forfatter">
                        <w:r w:rsidRPr="00AC5065" w:rsidDel="00501E6B">
                          <w:rPr>
                            <w:rFonts w:ascii="Arial" w:hAnsi="Arial" w:cs="Arial"/>
                          </w:rPr>
                          <w:delText xml:space="preserve">Figure </w:delText>
                        </w:r>
                        <w:r w:rsidDel="00501E6B">
                          <w:rPr>
                            <w:rFonts w:ascii="Arial" w:hAnsi="Arial" w:cs="Arial"/>
                            <w:noProof/>
                          </w:rPr>
                          <w:delText>2</w:delText>
                        </w:r>
                      </w:del>
                      <w:r>
                        <w:fldChar w:fldCharType="end"/>
                      </w:r>
                    </w:p>
                  </w:txbxContent>
                </v:textbox>
                <w10:wrap type="square"/>
              </v:shape>
            </w:pict>
          </mc:Fallback>
        </mc:AlternateContent>
      </w:r>
      <w:r w:rsidR="006F73BC">
        <w:t>In this VIP a summary of how some (or all) requirements for a DUT have been covered by one specific testcase. There may be one or more testcases and partial coverage summaries for a DUT depending on complexity and approach.</w:t>
      </w:r>
    </w:p>
    <w:p w14:paraId="11EE1CCB" w14:textId="745E7D7C" w:rsidR="006F73BC" w:rsidRP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43657EF5"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ins w:id="146" w:author="Forfatter">
        <w:r w:rsidR="00501E6B" w:rsidRPr="00501E6B">
          <w:rPr>
            <w:rFonts w:ascii="Arial" w:hAnsi="Arial" w:cs="Arial"/>
            <w:iCs/>
            <w:sz w:val="16"/>
            <w:szCs w:val="16"/>
            <w:rPrChange w:id="147" w:author="Forfatter">
              <w:rPr/>
            </w:rPrChange>
          </w:rPr>
          <w:t xml:space="preserve">Table </w:t>
        </w:r>
        <w:r w:rsidR="00501E6B" w:rsidRPr="00501E6B">
          <w:rPr>
            <w:rFonts w:ascii="Arial" w:hAnsi="Arial" w:cs="Arial"/>
            <w:iCs/>
            <w:sz w:val="16"/>
            <w:szCs w:val="16"/>
            <w:rPrChange w:id="148" w:author="Forfatter">
              <w:rPr>
                <w:noProof/>
              </w:rPr>
            </w:rPrChange>
          </w:rPr>
          <w:t>1</w:t>
        </w:r>
      </w:ins>
      <w:del w:id="149" w:author="Forfatter">
        <w:r w:rsidR="00656049" w:rsidRPr="00656049" w:rsidDel="00501E6B">
          <w:rPr>
            <w:rFonts w:ascii="Arial" w:hAnsi="Arial" w:cs="Arial"/>
            <w:iCs/>
            <w:sz w:val="16"/>
            <w:szCs w:val="16"/>
          </w:rPr>
          <w:delText>Table 1</w:delText>
        </w:r>
      </w:del>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722D49B9" w:rsidR="00E118C1" w:rsidRPr="00AC5065" w:rsidRDefault="00C067BA" w:rsidP="001C70BD">
      <w:pPr>
        <w:pStyle w:val="Bildetekst"/>
        <w:jc w:val="center"/>
        <w:rPr>
          <w:iCs/>
          <w:sz w:val="16"/>
          <w:szCs w:val="16"/>
        </w:rPr>
      </w:pPr>
      <w:bookmarkStart w:id="150" w:name="_Ref529342538"/>
      <w:r w:rsidRPr="00AC5065">
        <w:t xml:space="preserve">Table </w:t>
      </w:r>
      <w:r w:rsidRPr="00AC5065">
        <w:fldChar w:fldCharType="begin"/>
      </w:r>
      <w:r w:rsidRPr="00AC5065">
        <w:instrText xml:space="preserve"> SEQ Table \* ARABIC </w:instrText>
      </w:r>
      <w:r w:rsidRPr="00AC5065">
        <w:fldChar w:fldCharType="separate"/>
      </w:r>
      <w:r w:rsidR="00501E6B">
        <w:rPr>
          <w:noProof/>
        </w:rPr>
        <w:t>1</w:t>
      </w:r>
      <w:r w:rsidRPr="00AC5065">
        <w:fldChar w:fldCharType="end"/>
      </w:r>
      <w:bookmarkEnd w:id="150"/>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Del="002420EF" w:rsidRDefault="00F44EEC" w:rsidP="0048656E">
      <w:pPr>
        <w:rPr>
          <w:del w:id="151" w:author="Forfatte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del w:id="152" w:author="Forfatter">
        <w:r w:rsidRPr="00AC5065" w:rsidDel="002420EF">
          <w:rPr>
            <w:rFonts w:ascii="Arial" w:hAnsi="Arial" w:cs="Arial"/>
            <w:iCs/>
            <w:sz w:val="16"/>
            <w:szCs w:val="16"/>
          </w:rPr>
          <w:br w:type="page"/>
        </w:r>
      </w:del>
    </w:p>
    <w:p w14:paraId="500D38B7" w14:textId="0548BB92"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6FBD514B"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ins w:id="153" w:author="Forfatter">
        <w:r w:rsidR="00501E6B" w:rsidRPr="00AC5065">
          <w:rPr>
            <w:rFonts w:ascii="Arial" w:hAnsi="Arial" w:cs="Arial"/>
          </w:rPr>
          <w:t xml:space="preserve">Figure </w:t>
        </w:r>
        <w:r w:rsidR="00501E6B">
          <w:rPr>
            <w:rFonts w:ascii="Arial" w:hAnsi="Arial" w:cs="Arial"/>
            <w:noProof/>
          </w:rPr>
          <w:t>2</w:t>
        </w:r>
      </w:ins>
      <w:del w:id="154" w:author="Forfatter">
        <w:r w:rsidR="00656049" w:rsidRPr="00AC5065" w:rsidDel="00501E6B">
          <w:rPr>
            <w:rFonts w:ascii="Arial" w:hAnsi="Arial" w:cs="Arial"/>
          </w:rPr>
          <w:delText xml:space="preserve">Figure </w:delText>
        </w:r>
        <w:r w:rsidR="00656049" w:rsidDel="00501E6B">
          <w:rPr>
            <w:rFonts w:ascii="Arial" w:hAnsi="Arial" w:cs="Arial"/>
            <w:noProof/>
          </w:rPr>
          <w:delText>2</w:delText>
        </w:r>
      </w:del>
      <w:r w:rsidR="00426094">
        <w:rPr>
          <w:rFonts w:ascii="Arial" w:hAnsi="Arial" w:cs="Arial"/>
          <w:iCs/>
          <w:sz w:val="16"/>
          <w:szCs w:val="16"/>
        </w:rPr>
        <w:fldChar w:fldCharType="end"/>
      </w:r>
      <w:r w:rsidR="004E1206">
        <w:rPr>
          <w:rFonts w:ascii="Arial" w:hAnsi="Arial" w:cs="Arial"/>
          <w:iCs/>
          <w:sz w:val="16"/>
          <w:szCs w:val="16"/>
        </w:rPr>
        <w:t>.</w:t>
      </w:r>
    </w:p>
    <w:p w14:paraId="37ADEA06" w14:textId="7B718F43"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501E6B">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51767224"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501E6B">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r w:rsidR="003B4F42" w:rsidRPr="00AC5065">
        <w:rPr>
          <w:rFonts w:ascii="Arial" w:hAnsi="Arial" w:cs="Arial"/>
          <w:iCs/>
          <w:sz w:val="16"/>
          <w:szCs w:val="16"/>
        </w:rPr>
        <w:t>initialize_req_cov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r w:rsidR="000F348C">
        <w:rPr>
          <w:rFonts w:ascii="Arial" w:hAnsi="Arial" w:cs="Arial"/>
          <w:iCs/>
          <w:sz w:val="16"/>
          <w:szCs w:val="16"/>
        </w:rPr>
        <w:t>tick_off</w:t>
      </w:r>
      <w:r w:rsidR="00BB75FC" w:rsidRPr="00AC5065">
        <w:rPr>
          <w:rFonts w:ascii="Arial" w:hAnsi="Arial" w:cs="Arial"/>
          <w:iCs/>
          <w:sz w:val="16"/>
          <w:szCs w:val="16"/>
        </w:rPr>
        <w:t>_req_cov</w:t>
      </w:r>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r w:rsidR="003B4F42" w:rsidRPr="00AC5065">
        <w:rPr>
          <w:rFonts w:ascii="Arial" w:hAnsi="Arial" w:cs="Arial"/>
          <w:iCs/>
          <w:sz w:val="16"/>
          <w:szCs w:val="16"/>
        </w:rPr>
        <w:t>finalize_req_cov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1ED192A7"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r w:rsidR="003B4F42" w:rsidRPr="00AC5065">
        <w:rPr>
          <w:rFonts w:ascii="Arial" w:hAnsi="Arial" w:cs="Arial"/>
          <w:iCs/>
          <w:sz w:val="16"/>
          <w:szCs w:val="16"/>
        </w:rPr>
        <w:t>initialize_req_cov</w:t>
      </w:r>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501E6B">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 front page file formats.</w:t>
      </w:r>
      <w:r w:rsidR="008A6CA2" w:rsidRPr="00AC5065">
        <w:rPr>
          <w:rFonts w:ascii="Arial" w:hAnsi="Arial" w:cs="Arial"/>
          <w:iCs/>
          <w:sz w:val="16"/>
          <w:szCs w:val="16"/>
        </w:rPr>
        <w:br/>
        <w:t xml:space="preserve">Then for each </w:t>
      </w:r>
      <w:r w:rsidR="000F348C">
        <w:rPr>
          <w:rFonts w:ascii="Arial" w:hAnsi="Arial" w:cs="Arial"/>
          <w:iCs/>
          <w:sz w:val="16"/>
          <w:szCs w:val="16"/>
        </w:rPr>
        <w:t>tick_off</w:t>
      </w:r>
      <w:r w:rsidR="00BB75FC" w:rsidRPr="00AC5065">
        <w:rPr>
          <w:rFonts w:ascii="Arial" w:hAnsi="Arial" w:cs="Arial"/>
          <w:iCs/>
          <w:sz w:val="16"/>
          <w:szCs w:val="16"/>
        </w:rPr>
        <w:t>_req_cov</w:t>
      </w:r>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r w:rsidR="003B4F42" w:rsidRPr="00AC5065">
        <w:rPr>
          <w:rFonts w:ascii="Arial" w:hAnsi="Arial" w:cs="Arial"/>
          <w:iCs/>
          <w:sz w:val="16"/>
          <w:szCs w:val="16"/>
        </w:rPr>
        <w:t>finalize_req_cov</w:t>
      </w:r>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If a testcase fails before reaching finalize_req_cov(),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6EFFBFD6"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501E6B">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2F5A7C6C"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63903B4C">
            <wp:extent cx="9426382" cy="2692398"/>
            <wp:effectExtent l="0" t="0" r="3810" b="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26382" cy="2692398"/>
                    </a:xfrm>
                    <a:prstGeom prst="rect">
                      <a:avLst/>
                    </a:prstGeom>
                  </pic:spPr>
                </pic:pic>
              </a:graphicData>
            </a:graphic>
          </wp:inline>
        </w:drawing>
      </w:r>
    </w:p>
    <w:p w14:paraId="630D1C41" w14:textId="1B4C9CC5"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155" w:name="_Ref31367820"/>
      <w:bookmarkStart w:id="156" w:name="_Ref31367730"/>
      <w:bookmarkStart w:id="157"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501E6B">
        <w:rPr>
          <w:rFonts w:ascii="Arial" w:hAnsi="Arial" w:cs="Arial"/>
          <w:noProof/>
        </w:rPr>
        <w:t>2</w:t>
      </w:r>
      <w:r w:rsidRPr="00AC5065">
        <w:rPr>
          <w:rFonts w:ascii="Arial" w:hAnsi="Arial" w:cs="Arial"/>
        </w:rPr>
        <w:fldChar w:fldCharType="end"/>
      </w:r>
      <w:bookmarkEnd w:id="155"/>
      <w:r w:rsidRPr="00AC5065">
        <w:rPr>
          <w:rFonts w:ascii="Arial" w:hAnsi="Arial" w:cs="Arial"/>
        </w:rPr>
        <w:t>: Simplest possible specification coverage</w:t>
      </w:r>
      <w:bookmarkEnd w:id="156"/>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157"/>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158" w:name="_Ref31368124"/>
      <w:r>
        <w:t xml:space="preserve">Shortcut with no </w:t>
      </w:r>
      <w:r w:rsidR="004E1206">
        <w:t xml:space="preserve">requirement </w:t>
      </w:r>
      <w:bookmarkEnd w:id="158"/>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is automatically applied when no requirement list is provided as an input to the i</w:t>
      </w:r>
      <w:r w:rsidR="00ED163B">
        <w:rPr>
          <w:rFonts w:ascii="Arial" w:hAnsi="Arial" w:cs="Arial"/>
          <w:iCs/>
          <w:sz w:val="16"/>
          <w:szCs w:val="16"/>
        </w:rPr>
        <w:t>nitiali</w:t>
      </w:r>
      <w:r w:rsidR="00426094">
        <w:rPr>
          <w:rFonts w:ascii="Arial" w:hAnsi="Arial" w:cs="Arial"/>
          <w:iCs/>
          <w:sz w:val="16"/>
          <w:szCs w:val="16"/>
        </w:rPr>
        <w:t>ze_req_cov()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r w:rsidR="003B4F42" w:rsidRPr="00AC5065">
        <w:rPr>
          <w:rFonts w:ascii="Arial" w:hAnsi="Arial" w:cs="Arial"/>
          <w:iCs/>
          <w:sz w:val="16"/>
          <w:szCs w:val="16"/>
        </w:rPr>
        <w:t>initialize_req_cov</w:t>
      </w:r>
      <w:r w:rsidRPr="00AC5065">
        <w:rPr>
          <w:rFonts w:ascii="Arial" w:hAnsi="Arial" w:cs="Arial"/>
          <w:iCs/>
          <w:sz w:val="16"/>
          <w:szCs w:val="16"/>
        </w:rPr>
        <w:t xml:space="preserve">(), one or more </w:t>
      </w:r>
      <w:r w:rsidR="000F348C">
        <w:rPr>
          <w:rFonts w:ascii="Arial" w:hAnsi="Arial" w:cs="Arial"/>
          <w:iCs/>
          <w:sz w:val="16"/>
          <w:szCs w:val="16"/>
        </w:rPr>
        <w:t>tick_off</w:t>
      </w:r>
      <w:r w:rsidR="00BB75FC" w:rsidRPr="00AC5065">
        <w:rPr>
          <w:rFonts w:ascii="Arial" w:hAnsi="Arial" w:cs="Arial"/>
          <w:iCs/>
          <w:sz w:val="16"/>
          <w:szCs w:val="16"/>
        </w:rPr>
        <w:t>_req_cov</w:t>
      </w:r>
      <w:r w:rsidRPr="00AC5065">
        <w:rPr>
          <w:rFonts w:ascii="Arial" w:hAnsi="Arial" w:cs="Arial"/>
          <w:iCs/>
          <w:sz w:val="16"/>
          <w:szCs w:val="16"/>
        </w:rPr>
        <w:t xml:space="preserve">(), and </w:t>
      </w:r>
      <w:r w:rsidR="003B4F42" w:rsidRPr="00AC5065">
        <w:rPr>
          <w:rFonts w:ascii="Arial" w:hAnsi="Arial" w:cs="Arial"/>
          <w:iCs/>
          <w:sz w:val="16"/>
          <w:szCs w:val="16"/>
        </w:rPr>
        <w:t>finalize_req_cov</w:t>
      </w:r>
      <w:r w:rsidRPr="00AC5065">
        <w:rPr>
          <w:rFonts w:ascii="Arial" w:hAnsi="Arial" w:cs="Arial"/>
          <w:iCs/>
          <w:sz w:val="16"/>
          <w:szCs w:val="16"/>
        </w:rPr>
        <w:t xml:space="preserve">(). The only thing to remember here is that </w:t>
      </w:r>
      <w:r w:rsidR="003B4F42" w:rsidRPr="00AC5065">
        <w:rPr>
          <w:rFonts w:ascii="Arial" w:hAnsi="Arial" w:cs="Arial"/>
          <w:iCs/>
          <w:sz w:val="16"/>
          <w:szCs w:val="16"/>
        </w:rPr>
        <w:t>initialize_req_cov</w:t>
      </w:r>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62F1C3B2" w:rsidR="00C46C7D" w:rsidRPr="00AC5065" w:rsidRDefault="00C46C7D" w:rsidP="001B56DC">
      <w:pPr>
        <w:rPr>
          <w:rFonts w:ascii="Arial" w:hAnsi="Arial" w:cs="Arial"/>
          <w:iCs/>
          <w:sz w:val="16"/>
          <w:szCs w:val="16"/>
        </w:rPr>
      </w:pPr>
      <w:r>
        <w:rPr>
          <w:rFonts w:ascii="Arial" w:hAnsi="Arial" w:cs="Arial"/>
          <w:iCs/>
          <w:sz w:val="16"/>
          <w:szCs w:val="16"/>
        </w:rPr>
        <w:t xml:space="preserve">Note: </w:t>
      </w:r>
      <w:ins w:id="159" w:author="Forfatter">
        <w:r w:rsidR="006D51B4">
          <w:rPr>
            <w:rFonts w:ascii="Arial" w:hAnsi="Arial" w:cs="Arial"/>
            <w:iCs/>
            <w:sz w:val="16"/>
            <w:szCs w:val="16"/>
          </w:rPr>
          <w:t xml:space="preserve">it </w:t>
        </w:r>
      </w:ins>
      <w:del w:id="160" w:author="Forfatter">
        <w:r w:rsidR="000F348C" w:rsidDel="006D51B4">
          <w:rPr>
            <w:rFonts w:ascii="Arial" w:hAnsi="Arial" w:cs="Arial"/>
            <w:iCs/>
            <w:sz w:val="16"/>
            <w:szCs w:val="16"/>
          </w:rPr>
          <w:delText>tick_off</w:delText>
        </w:r>
        <w:r w:rsidDel="006D51B4">
          <w:rPr>
            <w:rFonts w:ascii="Arial" w:hAnsi="Arial" w:cs="Arial"/>
            <w:iCs/>
            <w:sz w:val="16"/>
            <w:szCs w:val="16"/>
          </w:rPr>
          <w:delText xml:space="preserve">_req_cov() </w:delText>
        </w:r>
        <w:r w:rsidR="00DF4325" w:rsidDel="006D51B4">
          <w:rPr>
            <w:rFonts w:ascii="Arial" w:hAnsi="Arial" w:cs="Arial"/>
            <w:iCs/>
            <w:sz w:val="16"/>
            <w:szCs w:val="16"/>
          </w:rPr>
          <w:delText xml:space="preserve">will as default use the testcase name specified </w:delText>
        </w:r>
        <w:r w:rsidR="00294385" w:rsidDel="006D51B4">
          <w:rPr>
            <w:rFonts w:ascii="Arial" w:hAnsi="Arial" w:cs="Arial"/>
            <w:iCs/>
            <w:sz w:val="16"/>
            <w:szCs w:val="16"/>
          </w:rPr>
          <w:delText>with initialize_req</w:delText>
        </w:r>
        <w:r w:rsidR="001A595C" w:rsidDel="006D51B4">
          <w:rPr>
            <w:rFonts w:ascii="Arial" w:hAnsi="Arial" w:cs="Arial"/>
            <w:iCs/>
            <w:sz w:val="16"/>
            <w:szCs w:val="16"/>
          </w:rPr>
          <w:delText>_cov</w:delText>
        </w:r>
        <w:r w:rsidR="00294385" w:rsidDel="006D51B4">
          <w:rPr>
            <w:rFonts w:ascii="Arial" w:hAnsi="Arial" w:cs="Arial"/>
            <w:iCs/>
            <w:sz w:val="16"/>
            <w:szCs w:val="16"/>
          </w:rPr>
          <w:delText>()</w:delText>
        </w:r>
        <w:r w:rsidR="00DF4325" w:rsidDel="006D51B4">
          <w:rPr>
            <w:rFonts w:ascii="Arial" w:hAnsi="Arial" w:cs="Arial"/>
            <w:iCs/>
            <w:sz w:val="16"/>
            <w:szCs w:val="16"/>
          </w:rPr>
          <w:delText xml:space="preserve"> when writing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It is however possible to specify a dedicated testcase name as a parameter to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w:delText>
        </w:r>
        <w:r w:rsidR="000C2546" w:rsidDel="006D51B4">
          <w:rPr>
            <w:rFonts w:ascii="Arial" w:hAnsi="Arial" w:cs="Arial"/>
            <w:iCs/>
            <w:sz w:val="16"/>
            <w:szCs w:val="16"/>
          </w:rPr>
          <w:delText xml:space="preserve">. If this </w:delText>
        </w:r>
        <w:r w:rsidR="00294385" w:rsidDel="006D51B4">
          <w:rPr>
            <w:rFonts w:ascii="Arial" w:hAnsi="Arial" w:cs="Arial"/>
            <w:iCs/>
            <w:sz w:val="16"/>
            <w:szCs w:val="16"/>
          </w:rPr>
          <w:delText xml:space="preserve">testcase name </w:delText>
        </w:r>
        <w:r w:rsidR="000C2546" w:rsidDel="006D51B4">
          <w:rPr>
            <w:rFonts w:ascii="Arial" w:hAnsi="Arial" w:cs="Arial"/>
            <w:iCs/>
            <w:sz w:val="16"/>
            <w:szCs w:val="16"/>
          </w:rPr>
          <w:delText>is different from the testcase name already specified by initialize_req</w:delText>
        </w:r>
        <w:r w:rsidR="001A595C" w:rsidDel="006D51B4">
          <w:rPr>
            <w:rFonts w:ascii="Arial" w:hAnsi="Arial" w:cs="Arial"/>
            <w:iCs/>
            <w:sz w:val="16"/>
            <w:szCs w:val="16"/>
          </w:rPr>
          <w:delText>_cov</w:delText>
        </w:r>
        <w:r w:rsidR="000C2546" w:rsidDel="006D51B4">
          <w:rPr>
            <w:rFonts w:ascii="Arial" w:hAnsi="Arial" w:cs="Arial"/>
            <w:iCs/>
            <w:sz w:val="16"/>
            <w:szCs w:val="16"/>
          </w:rPr>
          <w:delText xml:space="preserve">(), then </w:delText>
        </w:r>
        <w:r w:rsidR="00294385" w:rsidDel="006D51B4">
          <w:rPr>
            <w:rFonts w:ascii="Arial" w:hAnsi="Arial" w:cs="Arial"/>
            <w:iCs/>
            <w:sz w:val="16"/>
            <w:szCs w:val="16"/>
          </w:rPr>
          <w:delText xml:space="preserve">this testcase name is </w:delText>
        </w:r>
        <w:r w:rsidR="00DF4325" w:rsidDel="006D51B4">
          <w:rPr>
            <w:rFonts w:ascii="Arial" w:hAnsi="Arial" w:cs="Arial"/>
            <w:iCs/>
            <w:sz w:val="16"/>
            <w:szCs w:val="16"/>
          </w:rPr>
          <w:delText xml:space="preserve">used when logging that specific requirement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All following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 with no testcase name specified will again use the name given with initialize_req</w:delText>
        </w:r>
        <w:r w:rsidR="001A595C" w:rsidDel="006D51B4">
          <w:rPr>
            <w:rFonts w:ascii="Arial" w:hAnsi="Arial" w:cs="Arial"/>
            <w:iCs/>
            <w:sz w:val="16"/>
            <w:szCs w:val="16"/>
          </w:rPr>
          <w:delText>_cov</w:delText>
        </w:r>
        <w:r w:rsidR="00DF4325" w:rsidDel="006D51B4">
          <w:rPr>
            <w:rFonts w:ascii="Arial" w:hAnsi="Arial" w:cs="Arial"/>
            <w:iCs/>
            <w:sz w:val="16"/>
            <w:szCs w:val="16"/>
          </w:rPr>
          <w:delText xml:space="preserve">().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may in other words include references to both itself and other testcase names.</w:delText>
        </w:r>
        <w:r w:rsidR="0057200A" w:rsidDel="006D51B4">
          <w:rPr>
            <w:rFonts w:ascii="Arial" w:hAnsi="Arial" w:cs="Arial"/>
            <w:iCs/>
            <w:sz w:val="16"/>
            <w:szCs w:val="16"/>
          </w:rPr>
          <w:delText xml:space="preserve">  It </w:delText>
        </w:r>
      </w:del>
      <w:r w:rsidR="0057200A">
        <w:rPr>
          <w:rFonts w:ascii="Arial" w:hAnsi="Arial" w:cs="Arial"/>
          <w:iCs/>
          <w:sz w:val="16"/>
          <w:szCs w:val="16"/>
        </w:rPr>
        <w:t>is</w:t>
      </w:r>
      <w:del w:id="161" w:author="Forfatter">
        <w:r w:rsidR="0057200A" w:rsidDel="006D51B4">
          <w:rPr>
            <w:rFonts w:ascii="Arial" w:hAnsi="Arial" w:cs="Arial"/>
            <w:iCs/>
            <w:sz w:val="16"/>
            <w:szCs w:val="16"/>
          </w:rPr>
          <w:delText xml:space="preserve"> also</w:delText>
        </w:r>
      </w:del>
      <w:r w:rsidR="0057200A">
        <w:rPr>
          <w:rFonts w:ascii="Arial" w:hAnsi="Arial" w:cs="Arial"/>
          <w:iCs/>
          <w:sz w:val="16"/>
          <w:szCs w:val="16"/>
        </w:rPr>
        <w:t xml:space="preserve"> possible inside a test sequencer to execute initialize_req</w:t>
      </w:r>
      <w:r w:rsidR="001A595C">
        <w:rPr>
          <w:rFonts w:ascii="Arial" w:hAnsi="Arial" w:cs="Arial"/>
          <w:iCs/>
          <w:sz w:val="16"/>
          <w:szCs w:val="16"/>
        </w:rPr>
        <w:t>_cov</w:t>
      </w:r>
      <w:r w:rsidR="0057200A">
        <w:rPr>
          <w:rFonts w:ascii="Arial" w:hAnsi="Arial" w:cs="Arial"/>
          <w:iCs/>
          <w:sz w:val="16"/>
          <w:szCs w:val="16"/>
        </w:rPr>
        <w:t>() multiple times, but only when the previous initialize_req</w:t>
      </w:r>
      <w:r w:rsidR="001A595C">
        <w:rPr>
          <w:rFonts w:ascii="Arial" w:hAnsi="Arial" w:cs="Arial"/>
          <w:iCs/>
          <w:sz w:val="16"/>
          <w:szCs w:val="16"/>
        </w:rPr>
        <w:t>_cov</w:t>
      </w:r>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finalize_req_cov().</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before, but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162"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162"/>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t</w:t>
      </w:r>
      <w:r w:rsidR="00676938">
        <w:rPr>
          <w:rFonts w:ascii="Arial" w:hAnsi="Arial" w:cs="Arial"/>
        </w:rPr>
        <w:t>c</w:t>
      </w:r>
      <w:r>
        <w:rPr>
          <w:rFonts w:ascii="Arial" w:hAnsi="Arial" w:cs="Arial"/>
        </w:rPr>
        <w:t>_basic.</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233F55BB"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501E6B">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r w:rsidR="00953C03">
        <w:rPr>
          <w:rFonts w:ascii="Arial" w:hAnsi="Arial" w:cs="Arial"/>
        </w:rPr>
        <w:t>t</w:t>
      </w:r>
      <w:r w:rsidR="00782330">
        <w:rPr>
          <w:rFonts w:ascii="Arial" w:hAnsi="Arial" w:cs="Arial"/>
        </w:rPr>
        <w:t>c</w:t>
      </w:r>
      <w:r w:rsidR="00953C03">
        <w:rPr>
          <w:rFonts w:ascii="Arial" w:hAnsi="Arial" w:cs="Arial"/>
        </w:rPr>
        <w:t>_basic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r w:rsidR="00953C03">
        <w:rPr>
          <w:rFonts w:ascii="Arial" w:hAnsi="Arial" w:cs="Arial"/>
        </w:rPr>
        <w:t>t</w:t>
      </w:r>
      <w:r w:rsidR="00782330">
        <w:rPr>
          <w:rFonts w:ascii="Arial" w:hAnsi="Arial" w:cs="Arial"/>
        </w:rPr>
        <w:t>c</w:t>
      </w:r>
      <w:r w:rsidR="00953C03">
        <w:rPr>
          <w:rFonts w:ascii="Arial" w:hAnsi="Arial" w:cs="Arial"/>
        </w:rPr>
        <w:t>_basic.</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r w:rsidR="00953C03">
        <w:rPr>
          <w:rFonts w:ascii="Arial" w:hAnsi="Arial" w:cs="Arial"/>
        </w:rPr>
        <w:t>t</w:t>
      </w:r>
      <w:r w:rsidR="00782330">
        <w:rPr>
          <w:rFonts w:ascii="Arial" w:hAnsi="Arial" w:cs="Arial"/>
        </w:rPr>
        <w:t>c</w:t>
      </w:r>
      <w:r w:rsidR="00953C03">
        <w:rPr>
          <w:rFonts w:ascii="Arial" w:hAnsi="Arial" w:cs="Arial"/>
        </w:rPr>
        <w:t>_basic</w:t>
      </w:r>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5DF81E64"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501E6B">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initialize_req</w:t>
      </w:r>
      <w:r w:rsidR="001A595C">
        <w:rPr>
          <w:rFonts w:ascii="Arial" w:hAnsi="Arial" w:cs="Arial"/>
        </w:rPr>
        <w:t>_cov</w:t>
      </w:r>
      <w:r w:rsidR="00EA4030">
        <w:rPr>
          <w:rFonts w:ascii="Arial" w:hAnsi="Arial" w:cs="Arial"/>
        </w:rPr>
        <w:t xml:space="preserve">() and the requirement label from the </w:t>
      </w:r>
      <w:r w:rsidR="000F348C">
        <w:rPr>
          <w:rFonts w:ascii="Arial" w:hAnsi="Arial" w:cs="Arial"/>
        </w:rPr>
        <w:t>tick_off</w:t>
      </w:r>
      <w:r w:rsidR="00EA4030">
        <w:rPr>
          <w:rFonts w:ascii="Arial" w:hAnsi="Arial" w:cs="Arial"/>
        </w:rPr>
        <w:t>_req_cov().</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 xml:space="preserve">basic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r w:rsidR="00DB6921">
        <w:rPr>
          <w:rFonts w:ascii="Arial" w:hAnsi="Arial" w:cs="Arial"/>
        </w:rPr>
        <w:t>t</w:t>
      </w:r>
      <w:r w:rsidR="00536FC1">
        <w:rPr>
          <w:rFonts w:ascii="Arial" w:hAnsi="Arial" w:cs="Arial"/>
        </w:rPr>
        <w:t>c</w:t>
      </w:r>
      <w:r>
        <w:rPr>
          <w:rFonts w:ascii="Arial" w:hAnsi="Arial" w:cs="Arial"/>
        </w:rPr>
        <w:t xml:space="preserve">_reset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r w:rsidR="00DB6921">
        <w:rPr>
          <w:rFonts w:ascii="Arial" w:hAnsi="Arial" w:cs="Arial"/>
        </w:rPr>
        <w:t>t</w:t>
      </w:r>
      <w:r w:rsidR="00536FC1">
        <w:rPr>
          <w:rFonts w:ascii="Arial" w:hAnsi="Arial" w:cs="Arial"/>
        </w:rPr>
        <w:t>c</w:t>
      </w:r>
      <w:r w:rsidR="00771223">
        <w:rPr>
          <w:rFonts w:ascii="Arial" w:hAnsi="Arial" w:cs="Arial"/>
        </w:rPr>
        <w:t xml:space="preserve">_reset should be removed (optimized away), but given that </w:t>
      </w:r>
      <w:r w:rsidR="00DB6921">
        <w:rPr>
          <w:rFonts w:ascii="Arial" w:hAnsi="Arial" w:cs="Arial"/>
        </w:rPr>
        <w:t>t</w:t>
      </w:r>
      <w:r w:rsidR="00536FC1">
        <w:rPr>
          <w:rFonts w:ascii="Arial" w:hAnsi="Arial" w:cs="Arial"/>
        </w:rPr>
        <w:t>c</w:t>
      </w:r>
      <w:r w:rsidR="00771223">
        <w:rPr>
          <w:rFonts w:ascii="Arial" w:hAnsi="Arial" w:cs="Arial"/>
        </w:rPr>
        <w:t xml:space="preserve">_reset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r w:rsidR="00DB6921">
        <w:rPr>
          <w:rFonts w:ascii="Arial" w:hAnsi="Arial" w:cs="Arial"/>
        </w:rPr>
        <w:t>t</w:t>
      </w:r>
      <w:r w:rsidR="00313D46">
        <w:rPr>
          <w:rFonts w:ascii="Arial" w:hAnsi="Arial" w:cs="Arial"/>
        </w:rPr>
        <w:t>c</w:t>
      </w:r>
      <w:r w:rsidR="00DB6921">
        <w:rPr>
          <w:rFonts w:ascii="Arial" w:hAnsi="Arial" w:cs="Arial"/>
        </w:rPr>
        <w:t>_basic</w:t>
      </w:r>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163" w:name="_Ref31718269"/>
      <w:r w:rsidRPr="00AC5065">
        <w:lastRenderedPageBreak/>
        <w:t>Advanced usage – Requirement mapping</w:t>
      </w:r>
      <w:bookmarkEnd w:id="163"/>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(e.g.UART_REQ_A),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A425BB" w:rsidRDefault="00A425BB" w:rsidP="00CB3503">
                            <w:pPr>
                              <w:rPr>
                                <w:sz w:val="24"/>
                              </w:rPr>
                            </w:pPr>
                            <w:r>
                              <w:rPr>
                                <w:rFonts w:ascii="Arial" w:hAnsi="Arial" w:cs="Arial"/>
                                <w:b/>
                                <w:bCs/>
                                <w:color w:val="000000" w:themeColor="text1"/>
                                <w:kern w:val="24"/>
                                <w:sz w:val="16"/>
                                <w:szCs w:val="16"/>
                              </w:rPr>
                              <w:t>Requirement list, CSV</w:t>
                            </w:r>
                          </w:p>
                          <w:p w14:paraId="4FFBB63D" w14:textId="4AEB9141" w:rsidR="00A425BB" w:rsidRPr="00CB3503" w:rsidRDefault="00A425BB" w:rsidP="00CB3503">
                            <w:r w:rsidRPr="00CB3503">
                              <w:rPr>
                                <w:rFonts w:ascii="Arial" w:hAnsi="Arial" w:cs="Arial"/>
                                <w:color w:val="000000" w:themeColor="text1"/>
                                <w:kern w:val="24"/>
                                <w:sz w:val="16"/>
                                <w:szCs w:val="16"/>
                              </w:rPr>
                              <w:t>UART_REQ_GENERAL, Baudrates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8"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5E8zMA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" fillcolor="#d8d8d8 [2732]" strokecolor="black [3213]" strokeweight="1pt">
                <v:textbox>
                  <w:txbxContent>
                    <w:p w14:paraId="6AE8F7F0" w14:textId="77777777" w:rsidR="00A425BB" w:rsidRDefault="00A425BB" w:rsidP="00CB3503">
                      <w:pPr>
                        <w:rPr>
                          <w:sz w:val="24"/>
                        </w:rPr>
                      </w:pPr>
                      <w:r>
                        <w:rPr>
                          <w:rFonts w:ascii="Arial" w:hAnsi="Arial" w:cs="Arial"/>
                          <w:b/>
                          <w:bCs/>
                          <w:color w:val="000000" w:themeColor="text1"/>
                          <w:kern w:val="24"/>
                          <w:sz w:val="16"/>
                          <w:szCs w:val="16"/>
                        </w:rPr>
                        <w:t>Requirement list, CSV</w:t>
                      </w:r>
                    </w:p>
                    <w:p w14:paraId="4FFBB63D" w14:textId="4AEB9141" w:rsidR="00A425BB" w:rsidRPr="00CB3503" w:rsidRDefault="00A425BB" w:rsidP="00CB3503">
                      <w:r w:rsidRPr="00CB3503">
                        <w:rPr>
                          <w:rFonts w:ascii="Arial" w:hAnsi="Arial" w:cs="Arial"/>
                          <w:color w:val="000000" w:themeColor="text1"/>
                          <w:kern w:val="24"/>
                          <w:sz w:val="16"/>
                          <w:szCs w:val="16"/>
                        </w:rPr>
                        <w:t>UART_REQ_GENERAL, Baudrates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A425BB" w:rsidRDefault="00A425BB" w:rsidP="00604855">
                            <w:pPr>
                              <w:rPr>
                                <w:sz w:val="24"/>
                              </w:rPr>
                            </w:pPr>
                            <w:r>
                              <w:rPr>
                                <w:rFonts w:ascii="Arial" w:hAnsi="Arial" w:cs="Arial"/>
                                <w:b/>
                                <w:bCs/>
                                <w:color w:val="000000" w:themeColor="text1"/>
                                <w:kern w:val="24"/>
                                <w:sz w:val="16"/>
                                <w:szCs w:val="16"/>
                              </w:rPr>
                              <w:t>a) Potential new Requirement list, CSV</w:t>
                            </w:r>
                          </w:p>
                          <w:p w14:paraId="69BD8A0A" w14:textId="77777777" w:rsidR="00A425BB" w:rsidRPr="00CB3503" w:rsidRDefault="00A425BB"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r w:rsidRPr="00CB3503">
                              <w:rPr>
                                <w:rFonts w:ascii="Arial" w:hAnsi="Arial" w:cs="Arial"/>
                                <w:color w:val="000000" w:themeColor="text1"/>
                                <w:kern w:val="24"/>
                                <w:sz w:val="16"/>
                                <w:szCs w:val="16"/>
                              </w:rPr>
                              <w:t>, Baudrate 9k6</w:t>
                            </w:r>
                          </w:p>
                          <w:p w14:paraId="27658643" w14:textId="53EB4100" w:rsidR="00A425BB" w:rsidRPr="00CB3503" w:rsidRDefault="00A425BB"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1EC373E" w14:textId="399018A7" w:rsidR="00A425BB" w:rsidRPr="00604855" w:rsidRDefault="00A425BB"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A425BB" w:rsidRPr="00CB3503" w:rsidRDefault="00A425BB"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A425BB" w:rsidRPr="00CB3503" w:rsidRDefault="00A425BB"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9"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" fillcolor="#d8d8d8 [2732]" strokecolor="black [3213]" strokeweight="1pt">
                <v:textbox>
                  <w:txbxContent>
                    <w:p w14:paraId="49ED7CA1" w14:textId="5796C493" w:rsidR="00A425BB" w:rsidRDefault="00A425BB" w:rsidP="00604855">
                      <w:pPr>
                        <w:rPr>
                          <w:sz w:val="24"/>
                        </w:rPr>
                      </w:pPr>
                      <w:r>
                        <w:rPr>
                          <w:rFonts w:ascii="Arial" w:hAnsi="Arial" w:cs="Arial"/>
                          <w:b/>
                          <w:bCs/>
                          <w:color w:val="000000" w:themeColor="text1"/>
                          <w:kern w:val="24"/>
                          <w:sz w:val="16"/>
                          <w:szCs w:val="16"/>
                        </w:rPr>
                        <w:t>a) Potential new Requirement list, CSV</w:t>
                      </w:r>
                    </w:p>
                    <w:p w14:paraId="69BD8A0A" w14:textId="77777777" w:rsidR="00A425BB" w:rsidRPr="00CB3503" w:rsidRDefault="00A425BB"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r w:rsidRPr="00CB3503">
                        <w:rPr>
                          <w:rFonts w:ascii="Arial" w:hAnsi="Arial" w:cs="Arial"/>
                          <w:color w:val="000000" w:themeColor="text1"/>
                          <w:kern w:val="24"/>
                          <w:sz w:val="16"/>
                          <w:szCs w:val="16"/>
                        </w:rPr>
                        <w:t>, Baudrate 9k6</w:t>
                      </w:r>
                    </w:p>
                    <w:p w14:paraId="27658643" w14:textId="53EB4100" w:rsidR="00A425BB" w:rsidRPr="00CB3503" w:rsidRDefault="00A425BB"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1EC373E" w14:textId="399018A7" w:rsidR="00A425BB" w:rsidRPr="00604855" w:rsidRDefault="00A425BB"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A425BB" w:rsidRPr="00CB3503" w:rsidRDefault="00A425BB"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A425BB" w:rsidRPr="00CB3503" w:rsidRDefault="00A425BB"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A425BB" w:rsidRDefault="00A425BB" w:rsidP="00604855">
                            <w:pPr>
                              <w:rPr>
                                <w:sz w:val="24"/>
                              </w:rPr>
                            </w:pPr>
                            <w:r>
                              <w:rPr>
                                <w:rFonts w:ascii="Arial" w:hAnsi="Arial" w:cs="Arial"/>
                                <w:b/>
                                <w:bCs/>
                                <w:color w:val="000000" w:themeColor="text1"/>
                                <w:kern w:val="24"/>
                                <w:sz w:val="16"/>
                                <w:szCs w:val="16"/>
                              </w:rPr>
                              <w:t>c) Potential new Requirement list, CSV</w:t>
                            </w:r>
                          </w:p>
                          <w:p w14:paraId="4A965E0A" w14:textId="4883C9EC" w:rsidR="00A425BB" w:rsidRPr="00CB3503" w:rsidRDefault="00A425BB"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r w:rsidRPr="00CB3503">
                              <w:rPr>
                                <w:rFonts w:ascii="Arial" w:hAnsi="Arial" w:cs="Arial"/>
                                <w:color w:val="000000" w:themeColor="text1"/>
                                <w:kern w:val="24"/>
                                <w:sz w:val="16"/>
                                <w:szCs w:val="16"/>
                              </w:rPr>
                              <w:t>, Baudrate 9k6</w:t>
                            </w:r>
                          </w:p>
                          <w:p w14:paraId="05A294AE" w14:textId="51E09FEC"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492E9208" w14:textId="66F7A3E3"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A425BB" w:rsidRPr="00CB3503" w:rsidRDefault="00A425BB"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30"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j0VZNT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A425BB" w:rsidRDefault="00A425BB" w:rsidP="00604855">
                      <w:pPr>
                        <w:rPr>
                          <w:sz w:val="24"/>
                        </w:rPr>
                      </w:pPr>
                      <w:r>
                        <w:rPr>
                          <w:rFonts w:ascii="Arial" w:hAnsi="Arial" w:cs="Arial"/>
                          <w:b/>
                          <w:bCs/>
                          <w:color w:val="000000" w:themeColor="text1"/>
                          <w:kern w:val="24"/>
                          <w:sz w:val="16"/>
                          <w:szCs w:val="16"/>
                        </w:rPr>
                        <w:t>c) Potential new Requirement list, CSV</w:t>
                      </w:r>
                    </w:p>
                    <w:p w14:paraId="4A965E0A" w14:textId="4883C9EC" w:rsidR="00A425BB" w:rsidRPr="00CB3503" w:rsidRDefault="00A425BB"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r w:rsidRPr="00CB3503">
                        <w:rPr>
                          <w:rFonts w:ascii="Arial" w:hAnsi="Arial" w:cs="Arial"/>
                          <w:color w:val="000000" w:themeColor="text1"/>
                          <w:kern w:val="24"/>
                          <w:sz w:val="16"/>
                          <w:szCs w:val="16"/>
                        </w:rPr>
                        <w:t>, Baudrate 9k6</w:t>
                      </w:r>
                    </w:p>
                    <w:p w14:paraId="05A294AE" w14:textId="51E09FEC"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492E9208" w14:textId="66F7A3E3"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A425BB" w:rsidRPr="00CB3503" w:rsidRDefault="00A425BB"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A425BB" w:rsidRDefault="00A425BB" w:rsidP="00604855">
                            <w:pPr>
                              <w:rPr>
                                <w:sz w:val="24"/>
                              </w:rPr>
                            </w:pPr>
                            <w:r>
                              <w:rPr>
                                <w:rFonts w:ascii="Arial" w:hAnsi="Arial" w:cs="Arial"/>
                                <w:b/>
                                <w:bCs/>
                                <w:color w:val="000000" w:themeColor="text1"/>
                                <w:kern w:val="24"/>
                                <w:sz w:val="16"/>
                                <w:szCs w:val="16"/>
                              </w:rPr>
                              <w:t>b) Potential new Requirement list, CSV</w:t>
                            </w:r>
                          </w:p>
                          <w:p w14:paraId="717A6BAD" w14:textId="147C73A5" w:rsidR="00A425BB" w:rsidRPr="00CB3503" w:rsidRDefault="00A425BB"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r w:rsidRPr="00CB3503">
                              <w:rPr>
                                <w:rFonts w:ascii="Arial" w:hAnsi="Arial" w:cs="Arial"/>
                                <w:color w:val="000000" w:themeColor="text1"/>
                                <w:kern w:val="24"/>
                                <w:sz w:val="16"/>
                                <w:szCs w:val="16"/>
                              </w:rPr>
                              <w:t>, Baudrate 9k6</w:t>
                            </w:r>
                          </w:p>
                          <w:p w14:paraId="0081B6B3" w14:textId="0A6965C2"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B4AA568" w14:textId="7E1D5281"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A425BB" w:rsidRPr="00CB3503" w:rsidRDefault="00A425BB"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1"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CGBMAIAANkEAAAOAAAAZHJzL2Uyb0RvYy54bWysVNtu2zAMfR+wfxD0vthJ1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ryco/Yc7xZnl9OP&#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2XCGB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A425BB" w:rsidRDefault="00A425BB" w:rsidP="00604855">
                      <w:pPr>
                        <w:rPr>
                          <w:sz w:val="24"/>
                        </w:rPr>
                      </w:pPr>
                      <w:r>
                        <w:rPr>
                          <w:rFonts w:ascii="Arial" w:hAnsi="Arial" w:cs="Arial"/>
                          <w:b/>
                          <w:bCs/>
                          <w:color w:val="000000" w:themeColor="text1"/>
                          <w:kern w:val="24"/>
                          <w:sz w:val="16"/>
                          <w:szCs w:val="16"/>
                        </w:rPr>
                        <w:t>b) Potential new Requirement list, CSV</w:t>
                      </w:r>
                    </w:p>
                    <w:p w14:paraId="717A6BAD" w14:textId="147C73A5" w:rsidR="00A425BB" w:rsidRPr="00CB3503" w:rsidRDefault="00A425BB"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r w:rsidRPr="00CB3503">
                        <w:rPr>
                          <w:rFonts w:ascii="Arial" w:hAnsi="Arial" w:cs="Arial"/>
                          <w:color w:val="000000" w:themeColor="text1"/>
                          <w:kern w:val="24"/>
                          <w:sz w:val="16"/>
                          <w:szCs w:val="16"/>
                        </w:rPr>
                        <w:t>, Baudrate 9k6</w:t>
                      </w:r>
                    </w:p>
                    <w:p w14:paraId="0081B6B3" w14:textId="0A6965C2"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B4AA568" w14:textId="7E1D5281"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A425BB" w:rsidRPr="00CB3503" w:rsidRDefault="00A425BB"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164" w:name="_Hlk30702070"/>
      <w:r w:rsidRPr="00AC5065">
        <w:rPr>
          <w:rFonts w:ascii="Arial" w:hAnsi="Arial" w:cs="Arial"/>
          <w:noProof/>
        </w:rPr>
        <w:t>Showing t</w:t>
      </w:r>
      <w:bookmarkEnd w:id="164"/>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A425BB" w:rsidRDefault="00A425BB" w:rsidP="00E779B1">
                            <w:pPr>
                              <w:rPr>
                                <w:sz w:val="24"/>
                              </w:rPr>
                            </w:pPr>
                            <w:r>
                              <w:rPr>
                                <w:rFonts w:ascii="Arial" w:hAnsi="Arial" w:cs="Arial"/>
                                <w:b/>
                                <w:bCs/>
                                <w:color w:val="000000" w:themeColor="text1"/>
                                <w:kern w:val="24"/>
                                <w:sz w:val="16"/>
                                <w:szCs w:val="16"/>
                              </w:rPr>
                              <w:t>Requirement map file, CSV</w:t>
                            </w:r>
                          </w:p>
                          <w:p w14:paraId="58402CD2" w14:textId="704C639A" w:rsidR="00A425BB" w:rsidRDefault="00A425BB"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2"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" fillcolor="#d8d8d8 [2732]" strokecolor="black [3213]" strokeweight="1pt">
                <v:textbox>
                  <w:txbxContent>
                    <w:p w14:paraId="64C8CA82" w14:textId="77777777" w:rsidR="00A425BB" w:rsidRDefault="00A425BB" w:rsidP="00E779B1">
                      <w:pPr>
                        <w:rPr>
                          <w:sz w:val="24"/>
                        </w:rPr>
                      </w:pPr>
                      <w:r>
                        <w:rPr>
                          <w:rFonts w:ascii="Arial" w:hAnsi="Arial" w:cs="Arial"/>
                          <w:b/>
                          <w:bCs/>
                          <w:color w:val="000000" w:themeColor="text1"/>
                          <w:kern w:val="24"/>
                          <w:sz w:val="16"/>
                          <w:szCs w:val="16"/>
                        </w:rPr>
                        <w:t>Requirement map file, CSV</w:t>
                      </w:r>
                    </w:p>
                    <w:p w14:paraId="58402CD2" w14:textId="704C639A" w:rsidR="00A425BB" w:rsidRDefault="00A425BB"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65" w:name="_Hlk30702043"/>
      <w:r w:rsidRPr="00AC5065">
        <w:rPr>
          <w:rFonts w:ascii="Arial" w:hAnsi="Arial" w:cs="Arial"/>
          <w:noProof/>
        </w:rPr>
        <w:t>Or eve</w:t>
      </w:r>
      <w:bookmarkEnd w:id="165"/>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A425BB" w:rsidRDefault="00A425BB" w:rsidP="00E779B1">
                            <w:pPr>
                              <w:rPr>
                                <w:sz w:val="24"/>
                              </w:rPr>
                            </w:pPr>
                            <w:r>
                              <w:rPr>
                                <w:rFonts w:ascii="Arial" w:hAnsi="Arial" w:cs="Arial"/>
                                <w:b/>
                                <w:bCs/>
                                <w:color w:val="000000" w:themeColor="text1"/>
                                <w:kern w:val="24"/>
                                <w:sz w:val="16"/>
                                <w:szCs w:val="16"/>
                              </w:rPr>
                              <w:t>Requirement map file, CSV</w:t>
                            </w:r>
                          </w:p>
                          <w:p w14:paraId="66291FE6" w14:textId="0CED8A0B" w:rsidR="00A425BB" w:rsidRDefault="00A425BB"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3"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" fillcolor="#d8d8d8 [2732]" strokecolor="black [3213]" strokeweight="1pt">
                <v:textbox>
                  <w:txbxContent>
                    <w:p w14:paraId="4E27C122" w14:textId="77777777" w:rsidR="00A425BB" w:rsidRDefault="00A425BB" w:rsidP="00E779B1">
                      <w:pPr>
                        <w:rPr>
                          <w:sz w:val="24"/>
                        </w:rPr>
                      </w:pPr>
                      <w:r>
                        <w:rPr>
                          <w:rFonts w:ascii="Arial" w:hAnsi="Arial" w:cs="Arial"/>
                          <w:b/>
                          <w:bCs/>
                          <w:color w:val="000000" w:themeColor="text1"/>
                          <w:kern w:val="24"/>
                          <w:sz w:val="16"/>
                          <w:szCs w:val="16"/>
                        </w:rPr>
                        <w:t>Requirement map file, CSV</w:t>
                      </w:r>
                    </w:p>
                    <w:p w14:paraId="66291FE6" w14:textId="0CED8A0B" w:rsidR="00A425BB" w:rsidRDefault="00A425BB"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22566DF1"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ins w:id="166" w:author="Forfatter">
        <w:r w:rsidR="00501E6B" w:rsidRPr="00501E6B">
          <w:rPr>
            <w:rFonts w:ascii="Arial" w:hAnsi="Arial" w:cs="Arial"/>
            <w:rPrChange w:id="167" w:author="Forfatter">
              <w:rPr/>
            </w:rPrChange>
          </w:rPr>
          <w:t xml:space="preserve">Table </w:t>
        </w:r>
        <w:r w:rsidR="00501E6B" w:rsidRPr="00501E6B">
          <w:rPr>
            <w:rFonts w:ascii="Arial" w:hAnsi="Arial" w:cs="Arial"/>
            <w:noProof/>
            <w:rPrChange w:id="168" w:author="Forfatter">
              <w:rPr>
                <w:noProof/>
              </w:rPr>
            </w:rPrChange>
          </w:rPr>
          <w:t>2</w:t>
        </w:r>
      </w:ins>
      <w:del w:id="169" w:author="Forfatter">
        <w:r w:rsidR="00656049" w:rsidRPr="00656049" w:rsidDel="00501E6B">
          <w:rPr>
            <w:rFonts w:ascii="Arial" w:hAnsi="Arial" w:cs="Arial"/>
          </w:rPr>
          <w:delText xml:space="preserve">Table </w:delText>
        </w:r>
        <w:r w:rsidR="00656049" w:rsidRPr="00656049" w:rsidDel="00501E6B">
          <w:rPr>
            <w:rFonts w:ascii="Arial" w:hAnsi="Arial" w:cs="Arial"/>
            <w:noProof/>
          </w:rPr>
          <w:delText>2</w:delText>
        </w:r>
      </w:del>
      <w:r w:rsidRPr="00AC5065">
        <w:rPr>
          <w:rFonts w:ascii="Arial" w:hAnsi="Arial" w:cs="Arial"/>
        </w:rPr>
        <w:fldChar w:fldCharType="end"/>
      </w:r>
      <w:r w:rsidRPr="00AC5065">
        <w:rPr>
          <w:rFonts w:ascii="Arial" w:hAnsi="Arial" w:cs="Arial"/>
        </w:rPr>
        <w:t xml:space="preserve">. The methods are located inside the </w:t>
      </w:r>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r w:rsidRPr="00AC5065">
        <w:rPr>
          <w:rFonts w:ascii="Arial" w:hAnsi="Arial" w:cs="Arial"/>
        </w:rPr>
        <w:t xml:space="preserve"> file in </w:t>
      </w:r>
      <w:r w:rsidR="00FA63D9" w:rsidRPr="00AC5065">
        <w:rPr>
          <w:rFonts w:ascii="Arial" w:hAnsi="Arial" w:cs="Arial"/>
        </w:rPr>
        <w:t xml:space="preserve">the </w:t>
      </w:r>
      <w:r w:rsidR="00FA63D9" w:rsidRPr="00AC5065">
        <w:rPr>
          <w:rFonts w:ascii="Arial" w:hAnsi="Arial" w:cs="Arial"/>
          <w:i/>
        </w:rPr>
        <w:t>src</w:t>
      </w:r>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70" w:name="_Ref31800123"/>
      <w:r w:rsidRPr="00AC5065">
        <w:t>VHDL Methods Details</w:t>
      </w:r>
      <w:bookmarkEnd w:id="170"/>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50"/>
        <w:gridCol w:w="5244"/>
        <w:gridCol w:w="8329"/>
      </w:tblGrid>
      <w:tr w:rsidR="0022178E" w:rsidRPr="00AC5065" w14:paraId="584101F9" w14:textId="77777777" w:rsidTr="001C70BD">
        <w:tc>
          <w:tcPr>
            <w:tcW w:w="512"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734"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754"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1C70BD">
        <w:tc>
          <w:tcPr>
            <w:tcW w:w="512"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initialize_req_cov()</w:t>
            </w:r>
          </w:p>
        </w:tc>
        <w:tc>
          <w:tcPr>
            <w:tcW w:w="1734"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testcase (string), 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 xml:space="preserve">file (string), </w:t>
            </w:r>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 xml:space="preserve">file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r w:rsidRPr="008D3930">
              <w:rPr>
                <w:rFonts w:ascii="Arial" w:hAnsi="Arial" w:cs="Arial"/>
                <w:sz w:val="16"/>
                <w:szCs w:val="16"/>
              </w:rPr>
              <w:t>initialize_req_cov(“T</w:t>
            </w:r>
            <w:r w:rsidR="00782330">
              <w:rPr>
                <w:rFonts w:ascii="Arial" w:hAnsi="Arial" w:cs="Arial"/>
                <w:sz w:val="16"/>
                <w:szCs w:val="16"/>
              </w:rPr>
              <w:t>C</w:t>
            </w:r>
            <w:r w:rsidRPr="008D3930">
              <w:rPr>
                <w:rFonts w:ascii="Arial" w:hAnsi="Arial" w:cs="Arial"/>
                <w:sz w:val="16"/>
                <w:szCs w:val="16"/>
              </w:rPr>
              <w:t>_UART_9k6”, “c:/my_folder/requirements.csv”, “./cov_9k6.csv");</w:t>
            </w:r>
          </w:p>
          <w:p w14:paraId="1E873E55" w14:textId="01D4761F" w:rsidR="0022178E" w:rsidRPr="008D3930" w:rsidDel="001F673A" w:rsidRDefault="0022178E" w:rsidP="00C067BA">
            <w:pPr>
              <w:tabs>
                <w:tab w:val="left" w:pos="776"/>
                <w:tab w:val="left" w:pos="1627"/>
                <w:tab w:val="left" w:pos="3436"/>
                <w:tab w:val="left" w:pos="4820"/>
              </w:tabs>
              <w:spacing w:before="20" w:after="20" w:line="20" w:lineRule="atLeast"/>
              <w:rPr>
                <w:del w:id="171" w:author="Forfatter"/>
                <w:rFonts w:ascii="Arial" w:hAnsi="Arial" w:cs="Arial"/>
                <w:sz w:val="16"/>
                <w:szCs w:val="16"/>
              </w:rPr>
            </w:pPr>
            <w:r w:rsidRPr="008D3930">
              <w:rPr>
                <w:rFonts w:ascii="Arial" w:hAnsi="Arial" w:cs="Arial"/>
                <w:sz w:val="16"/>
                <w:szCs w:val="16"/>
              </w:rPr>
              <w:t>initialize_req_cov(“T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754"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r w:rsidR="000F2DBA">
              <w:rPr>
                <w:rFonts w:ascii="Arial" w:hAnsi="Arial" w:cs="Arial"/>
                <w:sz w:val="16"/>
                <w:szCs w:val="16"/>
              </w:rPr>
              <w:t>partial</w:t>
            </w:r>
            <w:r w:rsidRPr="008D3930">
              <w:rPr>
                <w:rFonts w:ascii="Arial" w:hAnsi="Arial" w:cs="Arial"/>
                <w:sz w:val="16"/>
                <w:szCs w:val="16"/>
              </w:rPr>
              <w:t xml:space="preserve">_coverage_file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22178E" w:rsidRPr="00AC5065" w14:paraId="308997EE" w14:textId="77777777" w:rsidTr="001C70BD">
        <w:tc>
          <w:tcPr>
            <w:tcW w:w="512" w:type="pct"/>
            <w:shd w:val="clear" w:color="auto" w:fill="auto"/>
          </w:tcPr>
          <w:p w14:paraId="32792CD9" w14:textId="54F16A20" w:rsidR="0022178E" w:rsidRPr="00413424" w:rsidRDefault="00C26E1E" w:rsidP="00C067BA">
            <w:pPr>
              <w:tabs>
                <w:tab w:val="left" w:pos="4820"/>
              </w:tabs>
              <w:spacing w:before="20" w:after="20" w:line="20" w:lineRule="atLeast"/>
              <w:rPr>
                <w:rFonts w:ascii="Arial" w:hAnsi="Arial" w:cs="Arial"/>
                <w:sz w:val="16"/>
                <w:szCs w:val="16"/>
              </w:rPr>
            </w:pPr>
            <w:r>
              <w:rPr>
                <w:rFonts w:ascii="Arial" w:hAnsi="Arial" w:cs="Arial"/>
                <w:sz w:val="16"/>
                <w:szCs w:val="16"/>
              </w:rPr>
              <w:t>t</w:t>
            </w:r>
            <w:r w:rsidR="00133D15">
              <w:rPr>
                <w:rFonts w:ascii="Arial" w:hAnsi="Arial" w:cs="Arial"/>
                <w:sz w:val="16"/>
                <w:szCs w:val="16"/>
              </w:rPr>
              <w:t>ick_off</w:t>
            </w:r>
            <w:r w:rsidR="0022178E" w:rsidRPr="00413424">
              <w:rPr>
                <w:rFonts w:ascii="Arial" w:hAnsi="Arial" w:cs="Arial"/>
                <w:sz w:val="16"/>
                <w:szCs w:val="16"/>
              </w:rPr>
              <w:t>_req_cov()</w:t>
            </w:r>
          </w:p>
        </w:tc>
        <w:tc>
          <w:tcPr>
            <w:tcW w:w="1734" w:type="pct"/>
            <w:shd w:val="clear" w:color="auto" w:fill="auto"/>
          </w:tcPr>
          <w:p w14:paraId="6C7F0036" w14:textId="62AB82D3" w:rsidR="00A51A4F" w:rsidRDefault="0022178E"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w:t>
            </w:r>
            <w:del w:id="172" w:author="Forfatter">
              <w:r w:rsidRPr="00413424" w:rsidDel="001F673A">
                <w:rPr>
                  <w:rFonts w:ascii="Arial" w:hAnsi="Arial" w:cs="Arial"/>
                  <w:sz w:val="16"/>
                  <w:szCs w:val="16"/>
                </w:rPr>
                <w:delText xml:space="preserve">[, testcase(string)] </w:delText>
              </w:r>
            </w:del>
            <w:r w:rsidRPr="00413424">
              <w:rPr>
                <w:rFonts w:ascii="Arial" w:hAnsi="Arial" w:cs="Arial"/>
                <w:sz w:val="16"/>
                <w:szCs w:val="16"/>
              </w:rPr>
              <w:t xml:space="preserve">[, </w:t>
            </w:r>
            <w:r>
              <w:rPr>
                <w:rFonts w:ascii="Arial" w:hAnsi="Arial" w:cs="Arial"/>
                <w:sz w:val="16"/>
                <w:szCs w:val="16"/>
              </w:rPr>
              <w:t>test_status</w:t>
            </w:r>
            <w:r w:rsidRPr="00413424">
              <w:rPr>
                <w:rFonts w:ascii="Arial" w:hAnsi="Arial" w:cs="Arial"/>
                <w:sz w:val="16"/>
                <w:szCs w:val="16"/>
              </w:rPr>
              <w:t>(</w:t>
            </w:r>
            <w:r>
              <w:rPr>
                <w:rFonts w:ascii="Arial" w:hAnsi="Arial" w:cs="Arial"/>
                <w:sz w:val="16"/>
                <w:szCs w:val="16"/>
              </w:rPr>
              <w:t>t_test_status</w:t>
            </w:r>
            <w:r w:rsidRPr="00413424">
              <w:rPr>
                <w:rFonts w:ascii="Arial" w:hAnsi="Arial" w:cs="Arial"/>
                <w:sz w:val="16"/>
                <w:szCs w:val="16"/>
              </w:rPr>
              <w:t>)</w:t>
            </w:r>
            <w:r>
              <w:rPr>
                <w:rFonts w:ascii="Arial" w:hAnsi="Arial" w:cs="Arial"/>
                <w:sz w:val="16"/>
                <w:szCs w:val="16"/>
              </w:rPr>
              <w:t>]</w:t>
            </w:r>
            <w:r w:rsidR="00A51A4F">
              <w:rPr>
                <w:rFonts w:ascii="Arial" w:hAnsi="Arial" w:cs="Arial"/>
                <w:sz w:val="16"/>
                <w:szCs w:val="16"/>
              </w:rPr>
              <w:br/>
              <w:t>or</w:t>
            </w:r>
          </w:p>
          <w:p w14:paraId="6DBA610A" w14:textId="7FECAC85" w:rsidR="0022178E" w:rsidRPr="00413424" w:rsidRDefault="00A51A4F"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requirement(string) [,</w:t>
            </w:r>
            <w:del w:id="173" w:author="Forfatter">
              <w:r w:rsidRPr="00413424" w:rsidDel="001F673A">
                <w:rPr>
                  <w:rFonts w:ascii="Arial" w:hAnsi="Arial" w:cs="Arial"/>
                  <w:sz w:val="16"/>
                  <w:szCs w:val="16"/>
                </w:rPr>
                <w:delText xml:space="preserve"> </w:delText>
              </w:r>
            </w:del>
            <w:ins w:id="174" w:author="Forfatter">
              <w:r w:rsidR="001F673A">
                <w:rPr>
                  <w:rFonts w:ascii="Arial" w:hAnsi="Arial" w:cs="Arial"/>
                  <w:sz w:val="16"/>
                  <w:szCs w:val="16"/>
                </w:rPr>
                <w:t xml:space="preserve"> </w:t>
              </w:r>
            </w:ins>
            <w:del w:id="175" w:author="Forfatter">
              <w:r w:rsidRPr="00413424" w:rsidDel="001F673A">
                <w:rPr>
                  <w:rFonts w:ascii="Arial" w:hAnsi="Arial" w:cs="Arial"/>
                  <w:sz w:val="16"/>
                  <w:szCs w:val="16"/>
                </w:rPr>
                <w:delText xml:space="preserve">testcase(string)], </w:delText>
              </w:r>
            </w:del>
            <w:r>
              <w:rPr>
                <w:rFonts w:ascii="Arial" w:hAnsi="Arial" w:cs="Arial"/>
                <w:sz w:val="16"/>
                <w:szCs w:val="16"/>
              </w:rPr>
              <w:t>test_status</w:t>
            </w:r>
            <w:r w:rsidRPr="00413424">
              <w:rPr>
                <w:rFonts w:ascii="Arial" w:hAnsi="Arial" w:cs="Arial"/>
                <w:sz w:val="16"/>
                <w:szCs w:val="16"/>
              </w:rPr>
              <w:t>(</w:t>
            </w:r>
            <w:r>
              <w:rPr>
                <w:rFonts w:ascii="Arial" w:hAnsi="Arial" w:cs="Arial"/>
                <w:sz w:val="16"/>
                <w:szCs w:val="16"/>
              </w:rPr>
              <w:t>t_test_status</w:t>
            </w:r>
            <w:r w:rsidRPr="00413424">
              <w:rPr>
                <w:rFonts w:ascii="Arial" w:hAnsi="Arial" w:cs="Arial"/>
                <w:sz w:val="16"/>
                <w:szCs w:val="16"/>
              </w:rPr>
              <w:t>)</w:t>
            </w:r>
            <w:ins w:id="176" w:author="Forfatter">
              <w:r w:rsidR="001F673A">
                <w:rPr>
                  <w:rFonts w:ascii="Arial" w:hAnsi="Arial" w:cs="Arial"/>
                  <w:sz w:val="16"/>
                  <w:szCs w:val="16"/>
                </w:rPr>
                <w:t xml:space="preserve"> [</w:t>
              </w:r>
            </w:ins>
            <w:r>
              <w:rPr>
                <w:rFonts w:ascii="Arial" w:hAnsi="Arial" w:cs="Arial"/>
                <w:sz w:val="16"/>
                <w:szCs w:val="16"/>
              </w:rPr>
              <w:t xml:space="preserve">, </w:t>
            </w:r>
            <w:del w:id="177" w:author="Forfatter">
              <w:r w:rsidDel="001F673A">
                <w:rPr>
                  <w:rFonts w:ascii="Arial" w:hAnsi="Arial" w:cs="Arial"/>
                  <w:sz w:val="16"/>
                  <w:szCs w:val="16"/>
                </w:rPr>
                <w:delText xml:space="preserve"> </w:delText>
              </w:r>
              <w:r w:rsidDel="001F673A">
                <w:rPr>
                  <w:rFonts w:ascii="Arial" w:hAnsi="Arial" w:cs="Arial"/>
                  <w:sz w:val="16"/>
                  <w:szCs w:val="16"/>
                </w:rPr>
                <w:br/>
              </w:r>
            </w:del>
            <w:r>
              <w:rPr>
                <w:rFonts w:ascii="Arial" w:hAnsi="Arial" w:cs="Arial"/>
                <w:sz w:val="16"/>
                <w:szCs w:val="16"/>
              </w:rPr>
              <w:t xml:space="preserve">msg </w:t>
            </w:r>
            <w:ins w:id="178" w:author="Forfatter">
              <w:r w:rsidR="001F673A">
                <w:rPr>
                  <w:rFonts w:ascii="Arial" w:hAnsi="Arial" w:cs="Arial"/>
                  <w:sz w:val="16"/>
                  <w:szCs w:val="16"/>
                </w:rPr>
                <w:t xml:space="preserve">[, tickoff_extent (t_extent_tickoff) </w:t>
              </w:r>
            </w:ins>
            <w:r>
              <w:rPr>
                <w:rFonts w:ascii="Arial" w:hAnsi="Arial" w:cs="Arial"/>
                <w:sz w:val="16"/>
                <w:szCs w:val="16"/>
              </w:rPr>
              <w:t>[, scope]</w:t>
            </w:r>
            <w:ins w:id="179" w:author="Forfatter">
              <w:r w:rsidR="001F673A">
                <w:rPr>
                  <w:rFonts w:ascii="Arial" w:hAnsi="Arial" w:cs="Arial"/>
                  <w:sz w:val="16"/>
                  <w:szCs w:val="16"/>
                </w:rPr>
                <w:t>]]]</w:t>
              </w:r>
            </w:ins>
            <w:r w:rsidR="0022178E" w:rsidRPr="00413424">
              <w:rPr>
                <w:rFonts w:ascii="Arial" w:hAnsi="Arial" w:cs="Arial"/>
                <w:sz w:val="16"/>
                <w:szCs w:val="16"/>
              </w:rPr>
              <w:t xml:space="preserve"> </w:t>
            </w:r>
          </w:p>
          <w:p w14:paraId="22299F2A" w14:textId="77777777" w:rsidR="0022178E" w:rsidRPr="00413424" w:rsidRDefault="0022178E" w:rsidP="00C067BA">
            <w:pPr>
              <w:tabs>
                <w:tab w:val="left" w:pos="776"/>
                <w:tab w:val="left" w:pos="1627"/>
                <w:tab w:val="left" w:pos="4820"/>
              </w:tabs>
              <w:spacing w:before="20" w:after="20" w:line="20" w:lineRule="atLeast"/>
              <w:rPr>
                <w:rFonts w:ascii="Arial" w:hAnsi="Arial" w:cs="Arial"/>
                <w:sz w:val="16"/>
                <w:szCs w:val="16"/>
              </w:rPr>
            </w:pPr>
          </w:p>
          <w:p w14:paraId="31CBE2B4" w14:textId="77777777" w:rsidR="0022178E" w:rsidRPr="00413424" w:rsidRDefault="0022178E" w:rsidP="00C067BA">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75C4E210"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1D217561" w14:textId="14DC9910" w:rsidR="0022178E" w:rsidRPr="00413424" w:rsidRDefault="00133D15" w:rsidP="00C067BA">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tick_off</w:t>
            </w:r>
            <w:r w:rsidR="0022178E" w:rsidRPr="00413424">
              <w:rPr>
                <w:rFonts w:ascii="Arial" w:hAnsi="Arial" w:cs="Arial"/>
                <w:sz w:val="16"/>
                <w:szCs w:val="16"/>
              </w:rPr>
              <w:t>_req_cov(“</w:t>
            </w:r>
            <w:r w:rsidR="0022178E">
              <w:rPr>
                <w:rFonts w:ascii="Arial" w:hAnsi="Arial" w:cs="Arial"/>
                <w:sz w:val="16"/>
                <w:szCs w:val="16"/>
              </w:rPr>
              <w:t>UART_REQ</w:t>
            </w:r>
            <w:r w:rsidR="0022178E" w:rsidRPr="00413424">
              <w:rPr>
                <w:rFonts w:ascii="Arial" w:hAnsi="Arial" w:cs="Arial"/>
                <w:sz w:val="16"/>
                <w:szCs w:val="16"/>
              </w:rPr>
              <w:t>_1</w:t>
            </w:r>
            <w:del w:id="180" w:author="Forfatter">
              <w:r w:rsidR="0022178E" w:rsidRPr="00413424" w:rsidDel="001F673A">
                <w:rPr>
                  <w:rFonts w:ascii="Arial" w:hAnsi="Arial" w:cs="Arial"/>
                  <w:sz w:val="16"/>
                  <w:szCs w:val="16"/>
                </w:rPr>
                <w:delText>”, “T</w:delText>
              </w:r>
              <w:r w:rsidR="00782330" w:rsidDel="001F673A">
                <w:rPr>
                  <w:rFonts w:ascii="Arial" w:hAnsi="Arial" w:cs="Arial"/>
                  <w:sz w:val="16"/>
                  <w:szCs w:val="16"/>
                </w:rPr>
                <w:delText>C</w:delText>
              </w:r>
              <w:r w:rsidR="0022178E" w:rsidDel="001F673A">
                <w:rPr>
                  <w:rFonts w:ascii="Arial" w:hAnsi="Arial" w:cs="Arial"/>
                  <w:sz w:val="16"/>
                  <w:szCs w:val="16"/>
                </w:rPr>
                <w:delText>_UART_9k6</w:delText>
              </w:r>
              <w:r w:rsidR="0022178E" w:rsidRPr="00413424" w:rsidDel="001F673A">
                <w:rPr>
                  <w:rFonts w:ascii="Arial" w:hAnsi="Arial" w:cs="Arial"/>
                  <w:sz w:val="16"/>
                  <w:szCs w:val="16"/>
                </w:rPr>
                <w:delText>”</w:delText>
              </w:r>
            </w:del>
            <w:r w:rsidR="0022178E" w:rsidRPr="00413424">
              <w:rPr>
                <w:rFonts w:ascii="Arial" w:hAnsi="Arial" w:cs="Arial"/>
                <w:sz w:val="16"/>
                <w:szCs w:val="16"/>
              </w:rPr>
              <w:t>);</w:t>
            </w:r>
          </w:p>
          <w:p w14:paraId="27A0BD91"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p>
          <w:p w14:paraId="5C952769"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6115C8C6" w14:textId="57CF79C5" w:rsidR="0022178E" w:rsidRPr="00270B66" w:rsidRDefault="00133D15" w:rsidP="00C067BA">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0022178E" w:rsidRPr="00270B66">
              <w:rPr>
                <w:rFonts w:ascii="Arial" w:hAnsi="Arial" w:cs="Arial"/>
                <w:sz w:val="16"/>
                <w:szCs w:val="16"/>
                <w:lang w:val="en-US"/>
              </w:rPr>
              <w:t>_req_cov(“UART_REQ_1”</w:t>
            </w:r>
            <w:del w:id="181" w:author="Forfatter">
              <w:r w:rsidR="0022178E" w:rsidRPr="00270B66" w:rsidDel="001F673A">
                <w:rPr>
                  <w:rFonts w:ascii="Arial" w:hAnsi="Arial" w:cs="Arial"/>
                  <w:sz w:val="16"/>
                  <w:szCs w:val="16"/>
                  <w:lang w:val="en-US"/>
                </w:rPr>
                <w:delText>, “T</w:delText>
              </w:r>
              <w:r w:rsidR="00782330" w:rsidDel="001F673A">
                <w:rPr>
                  <w:rFonts w:ascii="Arial" w:hAnsi="Arial" w:cs="Arial"/>
                  <w:sz w:val="16"/>
                  <w:szCs w:val="16"/>
                  <w:lang w:val="en-US"/>
                </w:rPr>
                <w:delText>C</w:delText>
              </w:r>
              <w:r w:rsidR="0022178E" w:rsidRPr="00270B66" w:rsidDel="001F673A">
                <w:rPr>
                  <w:rFonts w:ascii="Arial" w:hAnsi="Arial" w:cs="Arial"/>
                  <w:sz w:val="16"/>
                  <w:szCs w:val="16"/>
                  <w:lang w:val="en-US"/>
                </w:rPr>
                <w:delText>_UART_9k6”</w:delText>
              </w:r>
            </w:del>
            <w:r w:rsidR="0022178E" w:rsidRPr="00270B66">
              <w:rPr>
                <w:rFonts w:ascii="Arial" w:hAnsi="Arial" w:cs="Arial"/>
                <w:sz w:val="16"/>
                <w:szCs w:val="16"/>
                <w:lang w:val="en-US"/>
              </w:rPr>
              <w:t xml:space="preserve">, </w:t>
            </w:r>
            <w:r w:rsidR="00A51A4F" w:rsidRPr="00270B66">
              <w:rPr>
                <w:rFonts w:ascii="Arial" w:hAnsi="Arial" w:cs="Arial"/>
                <w:sz w:val="16"/>
                <w:szCs w:val="16"/>
                <w:lang w:val="en-US"/>
              </w:rPr>
              <w:t>FAIL</w:t>
            </w:r>
            <w:r w:rsidR="0022178E" w:rsidRPr="00270B66">
              <w:rPr>
                <w:rFonts w:ascii="Arial" w:hAnsi="Arial" w:cs="Arial"/>
                <w:sz w:val="16"/>
                <w:szCs w:val="16"/>
                <w:lang w:val="en-US"/>
              </w:rPr>
              <w:t>);</w:t>
            </w:r>
          </w:p>
          <w:p w14:paraId="1671CC01" w14:textId="26ABF252"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06D3DCD3" w14:textId="5CD6C485" w:rsidR="007A2A53" w:rsidRPr="00413424" w:rsidRDefault="007A2A53" w:rsidP="007A2A53">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 xml:space="preserve">In order to include msg and scope test_status </w:t>
            </w:r>
            <w:ins w:id="182" w:author="Forfatter">
              <w:r w:rsidR="00191E8B">
                <w:rPr>
                  <w:rFonts w:ascii="Arial" w:hAnsi="Arial" w:cs="Arial"/>
                  <w:sz w:val="16"/>
                  <w:szCs w:val="16"/>
                </w:rPr>
                <w:t xml:space="preserve">and tickoff_extent </w:t>
              </w:r>
            </w:ins>
            <w:r>
              <w:rPr>
                <w:rFonts w:ascii="Arial" w:hAnsi="Arial" w:cs="Arial"/>
                <w:sz w:val="16"/>
                <w:szCs w:val="16"/>
              </w:rPr>
              <w:t>must be included</w:t>
            </w:r>
          </w:p>
          <w:p w14:paraId="08CB4746" w14:textId="4D7F5E85" w:rsidR="007A2A53" w:rsidRPr="00270B66" w:rsidRDefault="00133D15" w:rsidP="007A2A53">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007A2A53" w:rsidRPr="00270B66">
              <w:rPr>
                <w:rFonts w:ascii="Arial" w:hAnsi="Arial" w:cs="Arial"/>
                <w:sz w:val="16"/>
                <w:szCs w:val="16"/>
                <w:lang w:val="en-US"/>
              </w:rPr>
              <w:t xml:space="preserve">_req_cov(“UART_REQ_1”, </w:t>
            </w:r>
            <w:del w:id="183" w:author="Forfatter">
              <w:r w:rsidR="007A2A53" w:rsidRPr="00270B66" w:rsidDel="001F673A">
                <w:rPr>
                  <w:rFonts w:ascii="Arial" w:hAnsi="Arial" w:cs="Arial"/>
                  <w:sz w:val="16"/>
                  <w:szCs w:val="16"/>
                  <w:lang w:val="en-US"/>
                </w:rPr>
                <w:delText>“T</w:delText>
              </w:r>
              <w:r w:rsidR="00782330" w:rsidDel="001F673A">
                <w:rPr>
                  <w:rFonts w:ascii="Arial" w:hAnsi="Arial" w:cs="Arial"/>
                  <w:sz w:val="16"/>
                  <w:szCs w:val="16"/>
                  <w:lang w:val="en-US"/>
                </w:rPr>
                <w:delText>C</w:delText>
              </w:r>
              <w:r w:rsidR="007A2A53" w:rsidRPr="00270B66" w:rsidDel="001F673A">
                <w:rPr>
                  <w:rFonts w:ascii="Arial" w:hAnsi="Arial" w:cs="Arial"/>
                  <w:sz w:val="16"/>
                  <w:szCs w:val="16"/>
                  <w:lang w:val="en-US"/>
                </w:rPr>
                <w:delText xml:space="preserve">_UART_9k6”, </w:delText>
              </w:r>
            </w:del>
            <w:r w:rsidR="007A2A53" w:rsidRPr="00270B66">
              <w:rPr>
                <w:rFonts w:ascii="Arial" w:hAnsi="Arial" w:cs="Arial"/>
                <w:sz w:val="16"/>
                <w:szCs w:val="16"/>
                <w:lang w:val="en-US"/>
              </w:rPr>
              <w:t xml:space="preserve">NA, </w:t>
            </w:r>
            <w:r w:rsidR="00855E95" w:rsidRPr="00270B66">
              <w:rPr>
                <w:rFonts w:ascii="Arial" w:hAnsi="Arial" w:cs="Arial"/>
                <w:sz w:val="16"/>
                <w:szCs w:val="16"/>
                <w:lang w:val="en-US"/>
              </w:rPr>
              <w:t>”</w:t>
            </w:r>
            <w:r w:rsidR="007A2A53" w:rsidRPr="00270B66">
              <w:rPr>
                <w:rFonts w:ascii="Arial" w:hAnsi="Arial" w:cs="Arial"/>
                <w:sz w:val="16"/>
                <w:szCs w:val="16"/>
                <w:lang w:val="en-US"/>
              </w:rPr>
              <w:t>my_msg</w:t>
            </w:r>
            <w:r w:rsidR="00855E95" w:rsidRPr="00270B66">
              <w:rPr>
                <w:rFonts w:ascii="Arial" w:hAnsi="Arial" w:cs="Arial"/>
                <w:sz w:val="16"/>
                <w:szCs w:val="16"/>
                <w:lang w:val="en-US"/>
              </w:rPr>
              <w:t>”</w:t>
            </w:r>
            <w:r w:rsidR="007A2A53" w:rsidRPr="00270B66">
              <w:rPr>
                <w:rFonts w:ascii="Arial" w:hAnsi="Arial" w:cs="Arial"/>
                <w:sz w:val="16"/>
                <w:szCs w:val="16"/>
                <w:lang w:val="en-US"/>
              </w:rPr>
              <w:t>);</w:t>
            </w:r>
          </w:p>
          <w:p w14:paraId="7ACDA813" w14:textId="799EEBA4" w:rsidR="00855E95" w:rsidRPr="00C26E1E" w:rsidRDefault="00855E95" w:rsidP="007A2A53">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sidR="00F705B4">
              <w:rPr>
                <w:rFonts w:ascii="Arial" w:hAnsi="Arial" w:cs="Arial"/>
                <w:sz w:val="16"/>
                <w:szCs w:val="16"/>
                <w:lang w:val="en-US"/>
              </w:rPr>
              <w:t>.</w:t>
            </w:r>
            <w:r w:rsidRPr="00C26E1E">
              <w:rPr>
                <w:rFonts w:ascii="Arial" w:hAnsi="Arial" w:cs="Arial"/>
                <w:sz w:val="16"/>
                <w:szCs w:val="16"/>
                <w:lang w:val="en-US"/>
              </w:rPr>
              <w:t xml:space="preserve"> </w:t>
            </w:r>
          </w:p>
          <w:p w14:paraId="5B48BE76" w14:textId="6066162E" w:rsidR="00855E95" w:rsidRPr="00270B66" w:rsidRDefault="00133D15" w:rsidP="00855E95">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00855E95" w:rsidRPr="00270B66">
              <w:rPr>
                <w:rFonts w:ascii="Arial" w:hAnsi="Arial" w:cs="Arial"/>
                <w:sz w:val="16"/>
                <w:szCs w:val="16"/>
                <w:lang w:val="en-US"/>
              </w:rPr>
              <w:t xml:space="preserve">_req_cov(“UART_REQ_1”, NA, ”my_msg”, </w:t>
            </w:r>
            <w:ins w:id="184" w:author="Forfatter">
              <w:r w:rsidR="00191E8B">
                <w:rPr>
                  <w:rFonts w:ascii="Arial" w:hAnsi="Arial" w:cs="Arial"/>
                  <w:sz w:val="16"/>
                  <w:szCs w:val="16"/>
                  <w:lang w:val="en-US"/>
                </w:rPr>
                <w:t xml:space="preserve">LIST_EVERY_TICKOFF, </w:t>
              </w:r>
            </w:ins>
            <w:r w:rsidR="00855E95" w:rsidRPr="00270B66">
              <w:rPr>
                <w:rFonts w:ascii="Arial" w:hAnsi="Arial" w:cs="Arial"/>
                <w:sz w:val="16"/>
                <w:szCs w:val="16"/>
                <w:lang w:val="en-US"/>
              </w:rPr>
              <w:t>”my_scope”);</w:t>
            </w:r>
          </w:p>
          <w:p w14:paraId="2D7BF0DB" w14:textId="77777777"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1BC447C5" w14:textId="77777777" w:rsidR="0022178E" w:rsidRPr="00270B66" w:rsidRDefault="0022178E" w:rsidP="00C067BA">
            <w:pPr>
              <w:tabs>
                <w:tab w:val="left" w:pos="1627"/>
                <w:tab w:val="left" w:pos="2340"/>
                <w:tab w:val="left" w:pos="4820"/>
              </w:tabs>
              <w:spacing w:before="20" w:after="20" w:line="20" w:lineRule="atLeast"/>
              <w:rPr>
                <w:rFonts w:ascii="Arial" w:hAnsi="Arial" w:cs="Arial"/>
                <w:sz w:val="16"/>
                <w:szCs w:val="16"/>
                <w:lang w:val="en-US"/>
              </w:rPr>
            </w:pPr>
          </w:p>
        </w:tc>
        <w:tc>
          <w:tcPr>
            <w:tcW w:w="2754" w:type="pct"/>
            <w:shd w:val="clear" w:color="auto" w:fill="auto"/>
          </w:tcPr>
          <w:p w14:paraId="5402235C"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r>
              <w:rPr>
                <w:rFonts w:ascii="Arial" w:hAnsi="Arial" w:cs="Arial"/>
                <w:sz w:val="16"/>
                <w:szCs w:val="16"/>
              </w:rPr>
              <w:t xml:space="preserve">test_status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7113759B" w14:textId="663F2DAB"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w:t>
            </w:r>
            <w:r w:rsidR="004C40F1">
              <w:rPr>
                <w:rFonts w:ascii="Arial" w:hAnsi="Arial" w:cs="Arial"/>
                <w:sz w:val="16"/>
                <w:szCs w:val="16"/>
              </w:rPr>
              <w:t>partial coverage</w:t>
            </w:r>
            <w:r>
              <w:rPr>
                <w:rFonts w:ascii="Arial" w:hAnsi="Arial" w:cs="Arial"/>
                <w:sz w:val="16"/>
                <w:szCs w:val="16"/>
              </w:rPr>
              <w:t xml:space="preserve"> file (specified in the initialize_req</w:t>
            </w:r>
            <w:r w:rsidR="00C26E1E">
              <w:rPr>
                <w:rFonts w:ascii="Arial" w:hAnsi="Arial" w:cs="Arial"/>
                <w:sz w:val="16"/>
                <w:szCs w:val="16"/>
              </w:rPr>
              <w:t>_cov</w:t>
            </w:r>
            <w:r>
              <w:rPr>
                <w:rFonts w:ascii="Arial" w:hAnsi="Arial" w:cs="Arial"/>
                <w:sz w:val="16"/>
                <w:szCs w:val="16"/>
              </w:rPr>
              <w:t>() command)</w:t>
            </w:r>
            <w:r w:rsidR="005A634E">
              <w:rPr>
                <w:rFonts w:ascii="Arial" w:hAnsi="Arial" w:cs="Arial"/>
                <w:sz w:val="16"/>
                <w:szCs w:val="16"/>
              </w:rPr>
              <w:t>.</w:t>
            </w:r>
          </w:p>
          <w:p w14:paraId="1293BED0" w14:textId="66D73098"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r w:rsidR="00C26E1E" w:rsidRPr="005A634E">
              <w:rPr>
                <w:rFonts w:ascii="Arial" w:hAnsi="Arial" w:cs="Arial"/>
                <w:i/>
                <w:iCs/>
                <w:sz w:val="16"/>
                <w:szCs w:val="16"/>
              </w:rPr>
              <w:t>t</w:t>
            </w:r>
            <w:r w:rsidR="00133D15">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req_cov()</w:t>
            </w:r>
            <w:r w:rsidRPr="00413424">
              <w:rPr>
                <w:rFonts w:ascii="Arial" w:hAnsi="Arial" w:cs="Arial"/>
                <w:sz w:val="16"/>
                <w:szCs w:val="16"/>
              </w:rPr>
              <w:t xml:space="preserve"> will look up the specified requirement and testcase in the req</w:t>
            </w:r>
            <w:r w:rsidR="00A72387">
              <w:rPr>
                <w:rFonts w:ascii="Arial" w:hAnsi="Arial" w:cs="Arial"/>
                <w:sz w:val="16"/>
                <w:szCs w:val="16"/>
              </w:rPr>
              <w:t xml:space="preserve">uirement </w:t>
            </w:r>
            <w:r>
              <w:rPr>
                <w:rFonts w:ascii="Arial" w:hAnsi="Arial" w:cs="Arial"/>
                <w:sz w:val="16"/>
                <w:szCs w:val="16"/>
              </w:rPr>
              <w:t>list</w:t>
            </w:r>
            <w:r w:rsidRPr="00413424">
              <w:rPr>
                <w:rFonts w:ascii="Arial" w:hAnsi="Arial" w:cs="Arial"/>
                <w:sz w:val="16"/>
                <w:szCs w:val="16"/>
              </w:rPr>
              <w:t xml:space="preserve"> specified in </w:t>
            </w:r>
            <w:r w:rsidRPr="00413424">
              <w:rPr>
                <w:rFonts w:ascii="Arial" w:hAnsi="Arial" w:cs="Arial"/>
                <w:i/>
                <w:sz w:val="16"/>
                <w:szCs w:val="16"/>
              </w:rPr>
              <w:t>initialize_req_cov()</w:t>
            </w:r>
            <w:r w:rsidRPr="00413424">
              <w:rPr>
                <w:rFonts w:ascii="Arial" w:hAnsi="Arial" w:cs="Arial"/>
                <w:sz w:val="16"/>
                <w:szCs w:val="16"/>
              </w:rPr>
              <w:t xml:space="preserve">, and use the description from this entry as </w:t>
            </w:r>
            <w:r w:rsidR="00A72387">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sidR="00A72387">
              <w:rPr>
                <w:rFonts w:ascii="Arial" w:hAnsi="Arial" w:cs="Arial"/>
                <w:sz w:val="16"/>
                <w:szCs w:val="16"/>
              </w:rPr>
              <w:t xml:space="preserve">TB_WARNING </w:t>
            </w:r>
            <w:r w:rsidRPr="00413424">
              <w:rPr>
                <w:rFonts w:ascii="Arial" w:hAnsi="Arial" w:cs="Arial"/>
                <w:sz w:val="16"/>
                <w:szCs w:val="16"/>
              </w:rPr>
              <w:t>if the specified requirement was not found.</w:t>
            </w:r>
          </w:p>
          <w:p w14:paraId="490BDCA5" w14:textId="77777777" w:rsidR="0022178E" w:rsidRPr="00413424" w:rsidRDefault="0022178E" w:rsidP="00C067BA">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22178E" w:rsidRPr="00413424" w14:paraId="5C336E16" w14:textId="77777777" w:rsidTr="004B121D">
              <w:tc>
                <w:tcPr>
                  <w:tcW w:w="1334" w:type="dxa"/>
                  <w:shd w:val="clear" w:color="auto" w:fill="auto"/>
                </w:tcPr>
                <w:p w14:paraId="671C90C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4DEB6FF8"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22178E" w:rsidRPr="00413424" w:rsidDel="001F673A" w14:paraId="153274ED" w14:textId="24898467" w:rsidTr="004B121D">
              <w:trPr>
                <w:del w:id="185" w:author="Forfatter"/>
              </w:trPr>
              <w:tc>
                <w:tcPr>
                  <w:tcW w:w="1334" w:type="dxa"/>
                  <w:shd w:val="clear" w:color="auto" w:fill="auto"/>
                </w:tcPr>
                <w:p w14:paraId="3C131889" w14:textId="1D35F99B" w:rsidR="0022178E" w:rsidRPr="00413424" w:rsidDel="001F673A" w:rsidRDefault="0022178E" w:rsidP="00C067BA">
                  <w:pPr>
                    <w:tabs>
                      <w:tab w:val="left" w:pos="4820"/>
                    </w:tabs>
                    <w:spacing w:before="20" w:after="20" w:line="20" w:lineRule="atLeast"/>
                    <w:rPr>
                      <w:del w:id="186" w:author="Forfatter"/>
                      <w:rFonts w:ascii="Arial" w:hAnsi="Arial" w:cs="Arial"/>
                      <w:sz w:val="16"/>
                      <w:szCs w:val="16"/>
                    </w:rPr>
                  </w:pPr>
                  <w:del w:id="187" w:author="Forfatter">
                    <w:r w:rsidRPr="00413424" w:rsidDel="001F673A">
                      <w:rPr>
                        <w:rFonts w:ascii="Arial" w:hAnsi="Arial" w:cs="Arial"/>
                        <w:sz w:val="16"/>
                        <w:szCs w:val="16"/>
                      </w:rPr>
                      <w:delText xml:space="preserve">- </w:delText>
                    </w:r>
                    <w:r w:rsidRPr="00413424" w:rsidDel="001F673A">
                      <w:rPr>
                        <w:rFonts w:ascii="Arial" w:hAnsi="Arial" w:cs="Arial"/>
                        <w:i/>
                        <w:sz w:val="16"/>
                        <w:szCs w:val="16"/>
                      </w:rPr>
                      <w:delText>testcase</w:delText>
                    </w:r>
                    <w:r w:rsidRPr="00413424" w:rsidDel="001F673A">
                      <w:rPr>
                        <w:rFonts w:ascii="Arial" w:hAnsi="Arial" w:cs="Arial"/>
                        <w:sz w:val="16"/>
                        <w:szCs w:val="16"/>
                      </w:rPr>
                      <w:delText>:</w:delText>
                    </w:r>
                  </w:del>
                </w:p>
              </w:tc>
              <w:tc>
                <w:tcPr>
                  <w:tcW w:w="6491" w:type="dxa"/>
                  <w:shd w:val="clear" w:color="auto" w:fill="auto"/>
                </w:tcPr>
                <w:p w14:paraId="43A111BE" w14:textId="6FA4E8F2" w:rsidR="0022178E" w:rsidRPr="00413424" w:rsidDel="001F673A" w:rsidRDefault="0022178E" w:rsidP="00C067BA">
                  <w:pPr>
                    <w:tabs>
                      <w:tab w:val="left" w:pos="4820"/>
                    </w:tabs>
                    <w:spacing w:before="20" w:after="20" w:line="20" w:lineRule="atLeast"/>
                    <w:rPr>
                      <w:del w:id="188" w:author="Forfatter"/>
                      <w:rFonts w:ascii="Arial" w:hAnsi="Arial" w:cs="Arial"/>
                      <w:sz w:val="16"/>
                      <w:szCs w:val="16"/>
                    </w:rPr>
                  </w:pPr>
                  <w:del w:id="189" w:author="Forfatter">
                    <w:r w:rsidDel="001F673A">
                      <w:rPr>
                        <w:rFonts w:ascii="Arial" w:hAnsi="Arial" w:cs="Arial"/>
                        <w:sz w:val="16"/>
                        <w:szCs w:val="16"/>
                      </w:rPr>
                      <w:delText xml:space="preserve">Optional: </w:delText>
                    </w:r>
                    <w:r w:rsidRPr="00413424" w:rsidDel="001F673A">
                      <w:rPr>
                        <w:rFonts w:ascii="Arial" w:hAnsi="Arial" w:cs="Arial"/>
                        <w:sz w:val="16"/>
                        <w:szCs w:val="16"/>
                      </w:rPr>
                      <w:delText xml:space="preserve">String with the testcase </w:delText>
                    </w:r>
                    <w:r w:rsidDel="001F673A">
                      <w:rPr>
                        <w:rFonts w:ascii="Arial" w:hAnsi="Arial" w:cs="Arial"/>
                        <w:sz w:val="16"/>
                        <w:szCs w:val="16"/>
                      </w:rPr>
                      <w:delText>name</w:delText>
                    </w:r>
                    <w:r w:rsidRPr="00413424" w:rsidDel="001F673A">
                      <w:rPr>
                        <w:rFonts w:ascii="Arial" w:hAnsi="Arial" w:cs="Arial"/>
                        <w:sz w:val="16"/>
                        <w:szCs w:val="16"/>
                      </w:rPr>
                      <w:delText xml:space="preserve">. </w:delText>
                    </w:r>
                    <w:r w:rsidDel="001F673A">
                      <w:rPr>
                        <w:rFonts w:ascii="Arial" w:hAnsi="Arial" w:cs="Arial"/>
                        <w:sz w:val="16"/>
                        <w:szCs w:val="16"/>
                      </w:rPr>
                      <w:br/>
                      <w:delText>Default: Testcase name from initialize_req</w:delText>
                    </w:r>
                    <w:r w:rsidR="00C26E1E" w:rsidDel="001F673A">
                      <w:rPr>
                        <w:rFonts w:ascii="Arial" w:hAnsi="Arial" w:cs="Arial"/>
                        <w:sz w:val="16"/>
                        <w:szCs w:val="16"/>
                      </w:rPr>
                      <w:delText>_cov</w:delText>
                    </w:r>
                    <w:r w:rsidDel="001F673A">
                      <w:rPr>
                        <w:rFonts w:ascii="Arial" w:hAnsi="Arial" w:cs="Arial"/>
                        <w:sz w:val="16"/>
                        <w:szCs w:val="16"/>
                      </w:rPr>
                      <w:delText>()</w:delText>
                    </w:r>
                  </w:del>
                </w:p>
              </w:tc>
            </w:tr>
            <w:tr w:rsidR="0022178E" w:rsidRPr="00413424" w14:paraId="11AFA551" w14:textId="77777777" w:rsidTr="004B121D">
              <w:tc>
                <w:tcPr>
                  <w:tcW w:w="1334" w:type="dxa"/>
                  <w:shd w:val="clear" w:color="auto" w:fill="auto"/>
                </w:tcPr>
                <w:p w14:paraId="4BBC65D7"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test_status</w:t>
                  </w:r>
                  <w:r w:rsidRPr="00413424">
                    <w:rPr>
                      <w:rFonts w:ascii="Arial" w:hAnsi="Arial" w:cs="Arial"/>
                      <w:i/>
                      <w:sz w:val="16"/>
                      <w:szCs w:val="16"/>
                    </w:rPr>
                    <w:t>:</w:t>
                  </w:r>
                </w:p>
              </w:tc>
              <w:tc>
                <w:tcPr>
                  <w:tcW w:w="6491" w:type="dxa"/>
                  <w:shd w:val="clear" w:color="auto" w:fill="auto"/>
                </w:tcPr>
                <w:p w14:paraId="159BB65C" w14:textId="7AD19579" w:rsidR="00BF7622" w:rsidRPr="00413424" w:rsidRDefault="0022178E" w:rsidP="00BF7622">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w:t>
                  </w:r>
                  <w:r w:rsidR="003E56DA">
                    <w:rPr>
                      <w:rFonts w:ascii="Arial" w:hAnsi="Arial" w:cs="Arial"/>
                      <w:sz w:val="16"/>
                      <w:szCs w:val="16"/>
                    </w:rPr>
                    <w:t xml:space="preserve">to explicitly fail the requirement. </w:t>
                  </w:r>
                  <w:r>
                    <w:rPr>
                      <w:rFonts w:ascii="Arial" w:hAnsi="Arial" w:cs="Arial"/>
                      <w:sz w:val="16"/>
                      <w:szCs w:val="16"/>
                    </w:rPr>
                    <w:br/>
                    <w:t xml:space="preserve">Default: </w:t>
                  </w:r>
                  <w:r w:rsidR="003E56DA">
                    <w:rPr>
                      <w:rFonts w:ascii="Arial" w:hAnsi="Arial" w:cs="Arial"/>
                      <w:sz w:val="16"/>
                      <w:szCs w:val="16"/>
                    </w:rPr>
                    <w:t>NA.  Not applicable means test status will be determined by an alert mismatch as described above.</w:t>
                  </w:r>
                </w:p>
              </w:tc>
            </w:tr>
            <w:tr w:rsidR="00BF7622" w:rsidRPr="00413424" w14:paraId="08B3F5F4" w14:textId="77777777" w:rsidTr="004B121D">
              <w:tc>
                <w:tcPr>
                  <w:tcW w:w="1334" w:type="dxa"/>
                  <w:shd w:val="clear" w:color="auto" w:fill="auto"/>
                </w:tcPr>
                <w:p w14:paraId="3754DF8F" w14:textId="4D9E952A" w:rsidR="00BF7622" w:rsidRPr="00413424" w:rsidRDefault="00BF7622" w:rsidP="00C067BA">
                  <w:pPr>
                    <w:tabs>
                      <w:tab w:val="left" w:pos="4820"/>
                    </w:tabs>
                    <w:spacing w:before="20" w:after="20" w:line="20" w:lineRule="atLeast"/>
                    <w:rPr>
                      <w:rFonts w:ascii="Arial" w:hAnsi="Arial" w:cs="Arial"/>
                      <w:sz w:val="16"/>
                      <w:szCs w:val="16"/>
                    </w:rPr>
                  </w:pPr>
                  <w:r>
                    <w:rPr>
                      <w:rFonts w:ascii="Arial" w:hAnsi="Arial" w:cs="Arial"/>
                      <w:sz w:val="16"/>
                      <w:szCs w:val="16"/>
                    </w:rPr>
                    <w:t>- msg</w:t>
                  </w:r>
                </w:p>
              </w:tc>
              <w:tc>
                <w:tcPr>
                  <w:tcW w:w="6491" w:type="dxa"/>
                  <w:shd w:val="clear" w:color="auto" w:fill="auto"/>
                </w:tcPr>
                <w:p w14:paraId="4E114C96" w14:textId="341650E8" w:rsidR="00BF7622"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m</w:t>
                  </w:r>
                  <w:r w:rsidR="00BF7622">
                    <w:rPr>
                      <w:rFonts w:ascii="Arial" w:hAnsi="Arial" w:cs="Arial"/>
                      <w:sz w:val="16"/>
                      <w:szCs w:val="16"/>
                    </w:rPr>
                    <w:t xml:space="preserve">essage. Only possible </w:t>
                  </w:r>
                  <w:r>
                    <w:rPr>
                      <w:rFonts w:ascii="Arial" w:hAnsi="Arial" w:cs="Arial"/>
                      <w:sz w:val="16"/>
                      <w:szCs w:val="16"/>
                    </w:rPr>
                    <w:t>after</w:t>
                  </w:r>
                  <w:r w:rsidR="00BF7622">
                    <w:rPr>
                      <w:rFonts w:ascii="Arial" w:hAnsi="Arial" w:cs="Arial"/>
                      <w:sz w:val="16"/>
                      <w:szCs w:val="16"/>
                    </w:rPr>
                    <w:t xml:space="preserve"> preceding test_status</w:t>
                  </w:r>
                  <w:r>
                    <w:rPr>
                      <w:rFonts w:ascii="Arial" w:hAnsi="Arial" w:cs="Arial"/>
                      <w:sz w:val="16"/>
                      <w:szCs w:val="16"/>
                    </w:rPr>
                    <w:t xml:space="preserve"> </w:t>
                  </w:r>
                  <w:r w:rsidR="005A634E">
                    <w:rPr>
                      <w:rFonts w:ascii="Arial" w:hAnsi="Arial" w:cs="Arial"/>
                      <w:sz w:val="16"/>
                      <w:szCs w:val="16"/>
                    </w:rPr>
                    <w:t>(u</w:t>
                  </w:r>
                  <w:r>
                    <w:rPr>
                      <w:rFonts w:ascii="Arial" w:hAnsi="Arial" w:cs="Arial"/>
                      <w:sz w:val="16"/>
                      <w:szCs w:val="16"/>
                    </w:rPr>
                    <w:t>se NA unless FAIL</w:t>
                  </w:r>
                  <w:r w:rsidR="005A634E">
                    <w:rPr>
                      <w:rFonts w:ascii="Arial" w:hAnsi="Arial" w:cs="Arial"/>
                      <w:sz w:val="16"/>
                      <w:szCs w:val="16"/>
                    </w:rPr>
                    <w:t>).</w:t>
                  </w:r>
                  <w:r w:rsidR="00BF7622">
                    <w:rPr>
                      <w:rFonts w:ascii="Arial" w:hAnsi="Arial" w:cs="Arial"/>
                      <w:sz w:val="16"/>
                      <w:szCs w:val="16"/>
                    </w:rPr>
                    <w:t xml:space="preserve"> </w:t>
                  </w:r>
                </w:p>
              </w:tc>
            </w:tr>
            <w:tr w:rsidR="001F673A" w:rsidRPr="00413424" w14:paraId="03E9B9E7" w14:textId="77777777" w:rsidTr="004B121D">
              <w:trPr>
                <w:ins w:id="190" w:author="Forfatter"/>
              </w:trPr>
              <w:tc>
                <w:tcPr>
                  <w:tcW w:w="1334" w:type="dxa"/>
                  <w:shd w:val="clear" w:color="auto" w:fill="auto"/>
                </w:tcPr>
                <w:p w14:paraId="43C96D55" w14:textId="13686421" w:rsidR="001F673A" w:rsidRDefault="001F673A" w:rsidP="00C067BA">
                  <w:pPr>
                    <w:tabs>
                      <w:tab w:val="left" w:pos="4820"/>
                    </w:tabs>
                    <w:spacing w:before="20" w:after="20" w:line="20" w:lineRule="atLeast"/>
                    <w:rPr>
                      <w:ins w:id="191" w:author="Forfatter"/>
                      <w:rFonts w:ascii="Arial" w:hAnsi="Arial" w:cs="Arial"/>
                      <w:sz w:val="16"/>
                      <w:szCs w:val="16"/>
                    </w:rPr>
                  </w:pPr>
                  <w:ins w:id="192" w:author="Forfatter">
                    <w:r>
                      <w:rPr>
                        <w:rFonts w:ascii="Arial" w:hAnsi="Arial" w:cs="Arial"/>
                        <w:sz w:val="16"/>
                        <w:szCs w:val="16"/>
                      </w:rPr>
                      <w:t>- tickoff_extent</w:t>
                    </w:r>
                  </w:ins>
                </w:p>
              </w:tc>
              <w:tc>
                <w:tcPr>
                  <w:tcW w:w="6491" w:type="dxa"/>
                  <w:shd w:val="clear" w:color="auto" w:fill="auto"/>
                </w:tcPr>
                <w:p w14:paraId="217440E1" w14:textId="22530BCB" w:rsidR="001F673A" w:rsidRDefault="001F673A" w:rsidP="00BF7622">
                  <w:pPr>
                    <w:tabs>
                      <w:tab w:val="left" w:pos="4820"/>
                    </w:tabs>
                    <w:spacing w:before="20" w:after="20" w:line="20" w:lineRule="atLeast"/>
                    <w:rPr>
                      <w:ins w:id="193" w:author="Forfatter"/>
                      <w:rFonts w:ascii="Arial" w:hAnsi="Arial" w:cs="Arial"/>
                      <w:sz w:val="16"/>
                      <w:szCs w:val="16"/>
                    </w:rPr>
                  </w:pPr>
                  <w:ins w:id="194" w:author="Forfatter">
                    <w:r>
                      <w:rPr>
                        <w:rFonts w:ascii="Arial" w:hAnsi="Arial" w:cs="Arial"/>
                        <w:sz w:val="16"/>
                        <w:szCs w:val="16"/>
                      </w:rPr>
                      <w:t>Optional: LIST_</w:t>
                    </w:r>
                    <w:r w:rsidR="00D823A9">
                      <w:rPr>
                        <w:rFonts w:ascii="Arial" w:hAnsi="Arial" w:cs="Arial"/>
                        <w:sz w:val="16"/>
                        <w:szCs w:val="16"/>
                      </w:rPr>
                      <w:t>EVERY</w:t>
                    </w:r>
                    <w:del w:id="195" w:author="Forfatter">
                      <w:r w:rsidDel="00D823A9">
                        <w:rPr>
                          <w:rFonts w:ascii="Arial" w:hAnsi="Arial" w:cs="Arial"/>
                          <w:sz w:val="16"/>
                          <w:szCs w:val="16"/>
                        </w:rPr>
                        <w:delText>SINGLE</w:delText>
                      </w:r>
                    </w:del>
                    <w:r>
                      <w:rPr>
                        <w:rFonts w:ascii="Arial" w:hAnsi="Arial" w:cs="Arial"/>
                        <w:sz w:val="16"/>
                        <w:szCs w:val="16"/>
                      </w:rPr>
                      <w:t xml:space="preserve">_TICKOFF </w:t>
                    </w:r>
                    <w:r w:rsidR="00D823A9">
                      <w:rPr>
                        <w:rFonts w:ascii="Arial" w:hAnsi="Arial" w:cs="Arial"/>
                        <w:sz w:val="16"/>
                        <w:szCs w:val="16"/>
                      </w:rPr>
                      <w:t>to marke every requirement tick-off with test_status in the Partial coverage file.</w:t>
                    </w:r>
                    <w:del w:id="196" w:author="Forfatter">
                      <w:r w:rsidDel="00D823A9">
                        <w:rPr>
                          <w:rFonts w:ascii="Arial" w:hAnsi="Arial" w:cs="Arial"/>
                          <w:sz w:val="16"/>
                          <w:szCs w:val="16"/>
                        </w:rPr>
                        <w:delText>to only mark requirement once in the Partial coverage file. A test_status change from PASS to FAIL will result in two tick-offs.</w:delText>
                      </w:r>
                    </w:del>
                    <w:r>
                      <w:rPr>
                        <w:rFonts w:ascii="Arial" w:hAnsi="Arial" w:cs="Arial"/>
                        <w:sz w:val="16"/>
                        <w:szCs w:val="16"/>
                      </w:rPr>
                      <w:br/>
                      <w:t>Default: LIST_</w:t>
                    </w:r>
                    <w:r w:rsidR="00D823A9">
                      <w:rPr>
                        <w:rFonts w:ascii="Arial" w:hAnsi="Arial" w:cs="Arial"/>
                        <w:sz w:val="16"/>
                        <w:szCs w:val="16"/>
                      </w:rPr>
                      <w:t>SINGLE</w:t>
                    </w:r>
                    <w:del w:id="197" w:author="Forfatter">
                      <w:r w:rsidDel="00D823A9">
                        <w:rPr>
                          <w:rFonts w:ascii="Arial" w:hAnsi="Arial" w:cs="Arial"/>
                          <w:sz w:val="16"/>
                          <w:szCs w:val="16"/>
                        </w:rPr>
                        <w:delText>EVERY</w:delText>
                      </w:r>
                    </w:del>
                    <w:r>
                      <w:rPr>
                        <w:rFonts w:ascii="Arial" w:hAnsi="Arial" w:cs="Arial"/>
                        <w:sz w:val="16"/>
                        <w:szCs w:val="16"/>
                      </w:rPr>
                      <w:t xml:space="preserve">_TICKOFF </w:t>
                    </w:r>
                    <w:r w:rsidR="00D823A9">
                      <w:rPr>
                        <w:rFonts w:ascii="Arial" w:hAnsi="Arial" w:cs="Arial"/>
                        <w:sz w:val="16"/>
                        <w:szCs w:val="16"/>
                      </w:rPr>
                      <w:t>to only mark requirement once in the Partial coverage file. A test_status change from PASS to FAIL will result in two tick-offs.</w:t>
                    </w:r>
                    <w:del w:id="198" w:author="Forfatter">
                      <w:r w:rsidDel="00D823A9">
                        <w:rPr>
                          <w:rFonts w:ascii="Arial" w:hAnsi="Arial" w:cs="Arial"/>
                          <w:sz w:val="16"/>
                          <w:szCs w:val="16"/>
                        </w:rPr>
                        <w:delText>to marke every requirement tick-off with test_status in the Partial coverage file.</w:delText>
                      </w:r>
                    </w:del>
                    <w:r>
                      <w:rPr>
                        <w:rFonts w:ascii="Arial" w:hAnsi="Arial" w:cs="Arial"/>
                        <w:sz w:val="16"/>
                        <w:szCs w:val="16"/>
                      </w:rPr>
                      <w:t xml:space="preserve"> </w:t>
                    </w:r>
                  </w:ins>
                </w:p>
              </w:tc>
            </w:tr>
            <w:tr w:rsidR="00892556" w:rsidRPr="00413424" w14:paraId="05FAA536" w14:textId="77777777" w:rsidTr="004B121D">
              <w:tc>
                <w:tcPr>
                  <w:tcW w:w="1334" w:type="dxa"/>
                  <w:shd w:val="clear" w:color="auto" w:fill="auto"/>
                </w:tcPr>
                <w:p w14:paraId="79832B25" w14:textId="3612FA9E" w:rsidR="00892556" w:rsidRDefault="00892556" w:rsidP="00C067BA">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381B2F84" w14:textId="683ED33C" w:rsidR="00892556"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31193EC3" w14:textId="77777777" w:rsidR="0022178E" w:rsidRPr="00413424" w:rsidRDefault="0022178E" w:rsidP="00C067BA">
            <w:pPr>
              <w:tabs>
                <w:tab w:val="left" w:pos="4820"/>
              </w:tabs>
              <w:spacing w:before="20" w:after="20" w:line="20" w:lineRule="atLeast"/>
              <w:rPr>
                <w:rFonts w:ascii="Arial" w:hAnsi="Arial" w:cs="Arial"/>
                <w:sz w:val="16"/>
                <w:szCs w:val="16"/>
              </w:rPr>
            </w:pPr>
          </w:p>
        </w:tc>
      </w:tr>
      <w:tr w:rsidR="0022178E" w:rsidRPr="00AC5065" w14:paraId="6B9F9EC5" w14:textId="77777777" w:rsidTr="001C70BD">
        <w:tc>
          <w:tcPr>
            <w:tcW w:w="512" w:type="pct"/>
            <w:shd w:val="clear" w:color="auto" w:fill="auto"/>
          </w:tcPr>
          <w:p w14:paraId="29965E2D"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finalize_req_cov()</w:t>
            </w:r>
          </w:p>
        </w:tc>
        <w:tc>
          <w:tcPr>
            <w:tcW w:w="1734" w:type="pct"/>
            <w:shd w:val="clear" w:color="auto" w:fill="auto"/>
          </w:tcPr>
          <w:p w14:paraId="08A7C097"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VOID(t_void)</w:t>
            </w:r>
          </w:p>
          <w:p w14:paraId="269404F9"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p>
          <w:p w14:paraId="178F8D11"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r w:rsidRPr="00413424">
              <w:rPr>
                <w:rFonts w:ascii="Arial" w:hAnsi="Arial" w:cs="Arial"/>
                <w:sz w:val="16"/>
                <w:szCs w:val="16"/>
              </w:rPr>
              <w:t>finalize_req_cov(VOID);</w:t>
            </w:r>
          </w:p>
        </w:tc>
        <w:tc>
          <w:tcPr>
            <w:tcW w:w="2754" w:type="pct"/>
            <w:shd w:val="clear" w:color="auto" w:fill="auto"/>
          </w:tcPr>
          <w:p w14:paraId="79237906"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60E6CFB1" w14:textId="4A0AB000" w:rsidR="0022178E" w:rsidRDefault="0022178E" w:rsidP="00C067BA">
            <w:pPr>
              <w:tabs>
                <w:tab w:val="left" w:pos="4820"/>
              </w:tabs>
              <w:spacing w:before="20" w:after="20" w:line="20" w:lineRule="atLeast"/>
              <w:rPr>
                <w:rFonts w:ascii="Arial" w:hAnsi="Arial" w:cs="Arial"/>
                <w:iCs/>
                <w:sz w:val="16"/>
                <w:szCs w:val="16"/>
              </w:rPr>
            </w:pPr>
            <w:r>
              <w:rPr>
                <w:rFonts w:ascii="Arial" w:hAnsi="Arial" w:cs="Arial"/>
                <w:sz w:val="16"/>
                <w:szCs w:val="16"/>
              </w:rPr>
              <w:t xml:space="preserve">If alert status is OK – appends a line to </w:t>
            </w:r>
            <w:r w:rsidR="004C40F1">
              <w:rPr>
                <w:rFonts w:ascii="Arial" w:hAnsi="Arial" w:cs="Arial"/>
                <w:sz w:val="16"/>
                <w:szCs w:val="16"/>
              </w:rPr>
              <w:t>partial coverage</w:t>
            </w:r>
            <w:r>
              <w:rPr>
                <w:rFonts w:ascii="Arial" w:hAnsi="Arial" w:cs="Arial"/>
                <w:sz w:val="16"/>
                <w:szCs w:val="16"/>
              </w:rPr>
              <w:t xml:space="preserve"> file: ‘</w:t>
            </w:r>
            <w:r w:rsidR="00C00D71">
              <w:rPr>
                <w:rFonts w:ascii="Arial" w:hAnsi="Arial" w:cs="Arial"/>
                <w:sz w:val="16"/>
                <w:szCs w:val="16"/>
              </w:rPr>
              <w:t>S</w:t>
            </w:r>
            <w:r>
              <w:rPr>
                <w:rFonts w:ascii="Arial" w:hAnsi="Arial" w:cs="Arial"/>
                <w:iCs/>
                <w:sz w:val="16"/>
                <w:szCs w:val="16"/>
              </w:rPr>
              <w:t xml:space="preserve">UMMARY, </w:t>
            </w:r>
            <w:r w:rsidR="00C00D71">
              <w:rPr>
                <w:rFonts w:ascii="Arial" w:hAnsi="Arial" w:cs="Arial"/>
                <w:iCs/>
                <w:sz w:val="16"/>
                <w:szCs w:val="16"/>
              </w:rPr>
              <w:t>&lt;</w:t>
            </w:r>
            <w:r>
              <w:rPr>
                <w:rFonts w:ascii="Arial" w:hAnsi="Arial" w:cs="Arial"/>
                <w:iCs/>
                <w:sz w:val="16"/>
                <w:szCs w:val="16"/>
              </w:rPr>
              <w:t>Testcase name</w:t>
            </w:r>
            <w:r w:rsidR="00C00D71">
              <w:rPr>
                <w:rFonts w:ascii="Arial" w:hAnsi="Arial" w:cs="Arial"/>
                <w:iCs/>
                <w:sz w:val="16"/>
                <w:szCs w:val="16"/>
              </w:rPr>
              <w:t>&gt;</w:t>
            </w:r>
            <w:r>
              <w:rPr>
                <w:rFonts w:ascii="Arial" w:hAnsi="Arial" w:cs="Arial"/>
                <w:iCs/>
                <w:sz w:val="16"/>
                <w:szCs w:val="16"/>
              </w:rPr>
              <w:t>, PASS’</w:t>
            </w:r>
          </w:p>
          <w:p w14:paraId="11BAA487" w14:textId="2B73A506" w:rsidR="0022178E"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If alert status is not OK – </w:t>
            </w:r>
            <w:r w:rsidR="00C00D71">
              <w:rPr>
                <w:rFonts w:ascii="Arial" w:hAnsi="Arial" w:cs="Arial"/>
                <w:sz w:val="16"/>
                <w:szCs w:val="16"/>
              </w:rPr>
              <w:t xml:space="preserve">appends a line to </w:t>
            </w:r>
            <w:r w:rsidR="004C40F1">
              <w:rPr>
                <w:rFonts w:ascii="Arial" w:hAnsi="Arial" w:cs="Arial"/>
                <w:sz w:val="16"/>
                <w:szCs w:val="16"/>
              </w:rPr>
              <w:t>partial coverage</w:t>
            </w:r>
            <w:r w:rsidR="00C00D71">
              <w:rPr>
                <w:rFonts w:ascii="Arial" w:hAnsi="Arial" w:cs="Arial"/>
                <w:sz w:val="16"/>
                <w:szCs w:val="16"/>
              </w:rPr>
              <w:t xml:space="preserve"> file: ‘S</w:t>
            </w:r>
            <w:r w:rsidR="00C00D71">
              <w:rPr>
                <w:rFonts w:ascii="Arial" w:hAnsi="Arial" w:cs="Arial"/>
                <w:iCs/>
                <w:sz w:val="16"/>
                <w:szCs w:val="16"/>
              </w:rPr>
              <w:t>UMMARY, &lt;Testcase name&gt;, FAIL’</w:t>
            </w:r>
          </w:p>
          <w:p w14:paraId="485B78B7"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40467FBF" w14:textId="442F422D" w:rsidR="00C00D71" w:rsidRPr="00413424" w:rsidRDefault="00C00D71" w:rsidP="00C067BA">
            <w:p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bl>
    <w:p w14:paraId="5634C089" w14:textId="32A3EC10" w:rsidR="00513020" w:rsidRPr="0059758E" w:rsidRDefault="001C70BD" w:rsidP="0059758E">
      <w:pPr>
        <w:pStyle w:val="Bildetekst"/>
        <w:jc w:val="center"/>
        <w:rPr>
          <w:rFonts w:eastAsiaTheme="minorEastAsia"/>
          <w:color w:val="5A5A5A" w:themeColor="text1" w:themeTint="A5"/>
          <w:spacing w:val="15"/>
          <w:sz w:val="28"/>
          <w:szCs w:val="22"/>
        </w:rPr>
      </w:pPr>
      <w:bookmarkStart w:id="199" w:name="_Ref528655369"/>
      <w:r w:rsidRPr="00AC5065">
        <w:t xml:space="preserve">Table </w:t>
      </w:r>
      <w:r w:rsidRPr="00AC5065">
        <w:fldChar w:fldCharType="begin"/>
      </w:r>
      <w:r w:rsidRPr="00AC5065">
        <w:instrText xml:space="preserve"> SEQ Table \* ARABIC </w:instrText>
      </w:r>
      <w:r w:rsidRPr="00AC5065">
        <w:fldChar w:fldCharType="separate"/>
      </w:r>
      <w:r w:rsidR="00501E6B">
        <w:rPr>
          <w:noProof/>
        </w:rPr>
        <w:t>2</w:t>
      </w:r>
      <w:r w:rsidRPr="00AC5065">
        <w:fldChar w:fldCharType="end"/>
      </w:r>
      <w:bookmarkEnd w:id="199"/>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200" w:name="_Ref31619435"/>
      <w:r w:rsidRPr="00AC66BE">
        <w:lastRenderedPageBreak/>
        <w:t xml:space="preserve">Specification Coverage </w:t>
      </w:r>
      <w:r w:rsidR="00EC3976">
        <w:t>configuration record:</w:t>
      </w:r>
      <w:bookmarkEnd w:id="200"/>
      <w:r w:rsidR="00A77359">
        <w:t xml:space="preserve"> shared_spec_cov_config</w:t>
      </w:r>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‘bitvis_vip_spec_cov/src/</w:t>
      </w:r>
      <w:r w:rsidR="00A77359">
        <w:rPr>
          <w:rFonts w:ascii="Arial" w:hAnsi="Arial" w:cs="Arial"/>
          <w:szCs w:val="18"/>
          <w:lang w:val="en-US"/>
        </w:rPr>
        <w:t>local_</w:t>
      </w:r>
      <w:r w:rsidR="00C00D71">
        <w:rPr>
          <w:rFonts w:ascii="Arial" w:hAnsi="Arial" w:cs="Arial"/>
          <w:szCs w:val="18"/>
          <w:lang w:val="en-US"/>
        </w:rPr>
        <w:t>adaptations_pkg.vhd’</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r w:rsidR="00C00D71">
        <w:rPr>
          <w:rFonts w:ascii="Arial" w:hAnsi="Arial" w:cs="Arial"/>
          <w:szCs w:val="18"/>
          <w:lang w:val="en-US"/>
        </w:rPr>
        <w:t>shared_variable ‘shared_spec_cov_config’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shared_spec_cov_config.csv_</w:t>
      </w:r>
      <w:r w:rsidR="00957F50">
        <w:rPr>
          <w:rFonts w:ascii="Arial" w:hAnsi="Arial" w:cs="Arial"/>
          <w:szCs w:val="18"/>
          <w:lang w:val="en-US"/>
        </w:rPr>
        <w:t>delimiter</w:t>
      </w:r>
      <w:r>
        <w:rPr>
          <w:rFonts w:ascii="Arial" w:hAnsi="Arial" w:cs="Arial"/>
          <w:szCs w:val="18"/>
          <w:lang w:val="en-US"/>
        </w:rPr>
        <w:t xml:space="preserve"> :=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r>
              <w:rPr>
                <w:rFonts w:ascii="Arial" w:hAnsi="Arial" w:cs="Arial"/>
                <w:sz w:val="16"/>
                <w:szCs w:val="16"/>
              </w:rPr>
              <w:t>missing_req_label_severity</w:t>
            </w:r>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t_alert_level</w:t>
            </w:r>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r w:rsidR="000F348C">
              <w:rPr>
                <w:rFonts w:ascii="Arial" w:hAnsi="Arial" w:cs="Arial"/>
                <w:sz w:val="16"/>
                <w:szCs w:val="16"/>
              </w:rPr>
              <w:t>tick_off</w:t>
            </w:r>
            <w:r w:rsidRPr="00721E1C">
              <w:rPr>
                <w:rFonts w:ascii="Arial" w:hAnsi="Arial" w:cs="Arial"/>
                <w:sz w:val="16"/>
                <w:szCs w:val="16"/>
              </w:rPr>
              <w:t xml:space="preserve">_req_cov()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a requirement list is given in the initialize_req</w:t>
            </w:r>
            <w:r w:rsidR="00984419">
              <w:rPr>
                <w:rFonts w:ascii="Arial" w:hAnsi="Arial" w:cs="Arial"/>
                <w:sz w:val="16"/>
                <w:szCs w:val="16"/>
              </w:rPr>
              <w:t>_cov</w:t>
            </w:r>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csv_</w:t>
            </w:r>
            <w:r w:rsidR="00957F50">
              <w:rPr>
                <w:rFonts w:ascii="Arial" w:hAnsi="Arial" w:cs="Arial"/>
                <w:sz w:val="16"/>
                <w:szCs w:val="16"/>
              </w:rPr>
              <w:t>delimiter</w:t>
            </w:r>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max_requirements</w:t>
            </w:r>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req_map file used in </w:t>
            </w:r>
            <w:r w:rsidR="003B4F42" w:rsidRPr="00721E1C">
              <w:rPr>
                <w:rFonts w:ascii="Arial" w:hAnsi="Arial" w:cs="Arial"/>
                <w:sz w:val="16"/>
                <w:szCs w:val="16"/>
              </w:rPr>
              <w:t>initialize_req_cov</w:t>
            </w:r>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csv_max_line_length</w:t>
            </w:r>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7DD5A3C8" w:rsidR="00744EFA" w:rsidRDefault="001C70BD" w:rsidP="001C70BD">
      <w:pPr>
        <w:pStyle w:val="Bildetekst"/>
        <w:jc w:val="center"/>
      </w:pPr>
      <w:bookmarkStart w:id="201" w:name="_Ref31716004"/>
      <w:r w:rsidRPr="00AC5065">
        <w:t xml:space="preserve">Table </w:t>
      </w:r>
      <w:r w:rsidRPr="00AC5065">
        <w:fldChar w:fldCharType="begin"/>
      </w:r>
      <w:r w:rsidRPr="00AC5065">
        <w:instrText xml:space="preserve"> SEQ Table \* ARABIC </w:instrText>
      </w:r>
      <w:r w:rsidRPr="00AC5065">
        <w:fldChar w:fldCharType="separate"/>
      </w:r>
      <w:r w:rsidR="00501E6B">
        <w:rPr>
          <w:noProof/>
        </w:rPr>
        <w:t>3</w:t>
      </w:r>
      <w:r w:rsidRPr="00AC5065">
        <w:fldChar w:fldCharType="end"/>
      </w:r>
      <w:bookmarkEnd w:id="201"/>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r w:rsidR="00413424">
        <w:rPr>
          <w:rFonts w:ascii="Arial" w:hAnsi="Arial" w:cs="Arial"/>
        </w:rPr>
        <w:t xml:space="preserve">uvvm_util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58482557"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501E6B">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 xml:space="preserve">Additional documentation about UVVM and its features can be found under “/uvvm_vvc_framework/doc/”.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0659080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Utility Library (UVVM-Util), version 2.</w:t>
      </w:r>
      <w:r w:rsidR="00984419">
        <w:rPr>
          <w:rFonts w:ascii="Arial" w:hAnsi="Arial" w:cs="Arial"/>
          <w:b/>
          <w:i/>
        </w:rPr>
        <w:t>1</w:t>
      </w:r>
      <w:r w:rsidR="00625673">
        <w:rPr>
          <w:rFonts w:ascii="Arial" w:hAnsi="Arial" w:cs="Arial"/>
          <w:b/>
          <w:i/>
        </w:rPr>
        <w:t>3</w:t>
      </w:r>
      <w:r w:rsidRPr="00AC5065">
        <w:rPr>
          <w:rFonts w:ascii="Arial" w:hAnsi="Arial" w:cs="Arial"/>
          <w:b/>
          <w:i/>
        </w:rPr>
        <w:t>.0 and up</w:t>
      </w:r>
    </w:p>
    <w:p w14:paraId="46CEA0A1" w14:textId="02DDA95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625673">
        <w:rPr>
          <w:rFonts w:ascii="Arial" w:hAnsi="Arial" w:cs="Arial"/>
          <w:b/>
          <w:i/>
        </w:rPr>
        <w:t>9</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202" w:name="_Hlk530380426"/>
      <w:r w:rsidRPr="00AC5065">
        <w:rPr>
          <w:rFonts w:ascii="Arial" w:hAnsi="Arial" w:cs="Arial"/>
        </w:rPr>
        <w:t xml:space="preserve">Specification </w:t>
      </w:r>
      <w:bookmarkEnd w:id="202"/>
      <w:r w:rsidR="00C37C8D" w:rsidRPr="00AC5065">
        <w:rPr>
          <w:rFonts w:ascii="Arial" w:hAnsi="Arial" w:cs="Arial"/>
        </w:rPr>
        <w:t>Coverage</w:t>
      </w:r>
      <w:r w:rsidRPr="00AC5065">
        <w:rPr>
          <w:rFonts w:ascii="Arial" w:hAnsi="Arial" w:cs="Arial"/>
        </w:rPr>
        <w:t xml:space="preserve"> component, make sure that uvvm_vvc_framework and uvvm_util have been compiled.</w:t>
      </w:r>
    </w:p>
    <w:p w14:paraId="03725931" w14:textId="77777777" w:rsidR="001D2BA3" w:rsidRPr="00AC5065" w:rsidRDefault="001D2BA3" w:rsidP="001D2BA3">
      <w:pPr>
        <w:rPr>
          <w:rFonts w:ascii="Arial" w:hAnsi="Arial" w:cs="Arial"/>
        </w:rPr>
      </w:pPr>
      <w:r w:rsidRPr="00AC5065">
        <w:rPr>
          <w:rFonts w:ascii="Arial" w:hAnsi="Arial" w:cs="Arial"/>
        </w:rPr>
        <w:t>See UVVM Essential Mechanisms located in uvvm_vvc_framework/doc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r>
              <w:rPr>
                <w:rFonts w:ascii="Arial" w:hAnsi="Arial" w:cs="Arial"/>
                <w:sz w:val="16"/>
                <w:szCs w:val="28"/>
              </w:rPr>
              <w:t>l</w:t>
            </w:r>
            <w:r w:rsidR="00A77359">
              <w:rPr>
                <w:rFonts w:ascii="Arial" w:hAnsi="Arial" w:cs="Arial"/>
                <w:sz w:val="16"/>
                <w:szCs w:val="28"/>
              </w:rPr>
              <w:t>ocal_adaptations_pkg.vhd</w:t>
            </w:r>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csv_file_reader_pkg.vhd</w:t>
            </w:r>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spec_cov_pkg.vhd</w:t>
            </w:r>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6FE6AE99"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501E6B">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For required simulator setup see UVVM-Util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203" w:name="_Ref31370194"/>
      <w:r w:rsidRPr="00372E15">
        <w:rPr>
          <w:rFonts w:eastAsiaTheme="minorEastAsia"/>
        </w:rPr>
        <w:lastRenderedPageBreak/>
        <w:t>Post-processing Script</w:t>
      </w:r>
      <w:bookmarkEnd w:id="203"/>
    </w:p>
    <w:p w14:paraId="5A6242FD" w14:textId="32199FBE" w:rsidR="005D45C8" w:rsidRPr="00AC5065" w:rsidRDefault="005D45C8" w:rsidP="002F3699">
      <w:pPr>
        <w:rPr>
          <w:rFonts w:ascii="Arial" w:hAnsi="Arial" w:cs="Arial"/>
          <w:iCs/>
          <w:sz w:val="22"/>
          <w:szCs w:val="22"/>
        </w:rPr>
      </w:pPr>
    </w:p>
    <w:p w14:paraId="680417FA" w14:textId="6DCAA7AD"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ins w:id="204" w:author="Forfatter">
        <w:r w:rsidR="00501E6B" w:rsidRPr="00501E6B">
          <w:rPr>
            <w:rFonts w:ascii="Arial" w:hAnsi="Arial" w:cs="Arial"/>
            <w:rPrChange w:id="205" w:author="Forfatter">
              <w:rPr/>
            </w:rPrChange>
          </w:rPr>
          <w:t xml:space="preserve">Table </w:t>
        </w:r>
        <w:r w:rsidR="00501E6B" w:rsidRPr="00501E6B">
          <w:rPr>
            <w:rFonts w:ascii="Arial" w:hAnsi="Arial" w:cs="Arial"/>
            <w:noProof/>
            <w:rPrChange w:id="206" w:author="Forfatter">
              <w:rPr>
                <w:noProof/>
              </w:rPr>
            </w:rPrChange>
          </w:rPr>
          <w:t>6</w:t>
        </w:r>
      </w:ins>
      <w:del w:id="207" w:author="Forfatter">
        <w:r w:rsidR="00656049" w:rsidRPr="00656049" w:rsidDel="00501E6B">
          <w:rPr>
            <w:rFonts w:ascii="Arial" w:hAnsi="Arial" w:cs="Arial"/>
          </w:rPr>
          <w:delText xml:space="preserve">Table </w:delText>
        </w:r>
        <w:r w:rsidR="00656049" w:rsidRPr="00656049" w:rsidDel="00501E6B">
          <w:rPr>
            <w:rFonts w:ascii="Arial" w:hAnsi="Arial" w:cs="Arial"/>
            <w:noProof/>
          </w:rPr>
          <w:delText>6</w:delText>
        </w:r>
      </w:del>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partial</w:t>
            </w:r>
            <w:r w:rsidR="00225723" w:rsidRPr="0079666B">
              <w:rPr>
                <w:rFonts w:ascii="Arial" w:hAnsi="Arial" w:cs="Arial"/>
                <w:sz w:val="16"/>
                <w:szCs w:val="16"/>
              </w:rPr>
              <w:t>_cov</w:t>
            </w:r>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partial</w:t>
            </w:r>
            <w:r w:rsidR="0079666B">
              <w:rPr>
                <w:rFonts w:ascii="Arial" w:hAnsi="Arial" w:cs="Arial"/>
                <w:sz w:val="16"/>
                <w:szCs w:val="16"/>
              </w:rPr>
              <w:t>_cov</w:t>
            </w:r>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r w:rsidR="00A27F85">
              <w:rPr>
                <w:rFonts w:ascii="Arial" w:hAnsi="Arial" w:cs="Arial"/>
                <w:sz w:val="16"/>
                <w:szCs w:val="16"/>
              </w:rPr>
              <w:t>partial</w:t>
            </w:r>
            <w:r>
              <w:rPr>
                <w:rFonts w:ascii="Arial" w:hAnsi="Arial" w:cs="Arial"/>
                <w:sz w:val="16"/>
                <w:szCs w:val="16"/>
              </w:rPr>
              <w:t>_cov</w:t>
            </w:r>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 path/subrequirements.csv</w:t>
            </w:r>
          </w:p>
        </w:tc>
        <w:tc>
          <w:tcPr>
            <w:tcW w:w="2845" w:type="pct"/>
            <w:shd w:val="clear" w:color="auto" w:fill="auto"/>
          </w:tcPr>
          <w:p w14:paraId="6E2ED5B4" w14:textId="28C3682A"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501E6B">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spec_cov</w:t>
            </w:r>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spec_cov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Name (and optional path) of the specification_coverage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&lt;specification_coverage_file_name&gt;.req_vs_single_tc.csv</w:t>
            </w:r>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&lt;specification_coverage_file_name&gt;.tc_vs_re</w:t>
            </w:r>
            <w:r w:rsidR="00E2251A">
              <w:rPr>
                <w:rFonts w:ascii="Arial" w:hAnsi="Arial" w:cs="Arial"/>
                <w:sz w:val="16"/>
                <w:szCs w:val="16"/>
              </w:rPr>
              <w:t>q</w:t>
            </w:r>
            <w:r>
              <w:rPr>
                <w:rFonts w:ascii="Arial" w:hAnsi="Arial" w:cs="Arial"/>
                <w:sz w:val="16"/>
                <w:szCs w:val="16"/>
              </w:rPr>
              <w:t>s.csv</w:t>
            </w:r>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&lt;specification_coverage_file_name&gt;.req_vs_tcs.csv</w:t>
            </w:r>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Note that the filename extension, i.e. .csv, will have to be part of the specified specification_coverage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69745C6C"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501E6B">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501E6B">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 xml:space="preserve">_list </w:t>
            </w:r>
            <w:r w:rsidR="00FB3DC7">
              <w:rPr>
                <w:rFonts w:ascii="Arial" w:hAnsi="Arial" w:cs="Arial"/>
                <w:i/>
                <w:sz w:val="16"/>
                <w:szCs w:val="16"/>
              </w:rPr>
              <w:t>my_p</w:t>
            </w:r>
            <w:r w:rsidR="00445B5C">
              <w:rPr>
                <w:rFonts w:ascii="Arial" w:hAnsi="Arial" w:cs="Arial"/>
                <w:i/>
                <w:sz w:val="16"/>
                <w:szCs w:val="16"/>
              </w:rPr>
              <w:t>ath/requirements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r w:rsidR="00486E26">
              <w:rPr>
                <w:rFonts w:ascii="Arial" w:hAnsi="Arial" w:cs="Arial"/>
                <w:i/>
                <w:sz w:val="16"/>
                <w:szCs w:val="16"/>
              </w:rPr>
              <w:t>partial</w:t>
            </w:r>
            <w:r w:rsidR="00445B5C">
              <w:rPr>
                <w:rFonts w:ascii="Arial" w:hAnsi="Arial" w:cs="Arial"/>
                <w:i/>
                <w:sz w:val="16"/>
                <w:szCs w:val="16"/>
              </w:rPr>
              <w:t>_cov</w:t>
            </w:r>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spec_cov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4EF9B1EC" w:rsidR="00E817E4" w:rsidRPr="00AC5065" w:rsidRDefault="001C70BD" w:rsidP="001C70BD">
      <w:pPr>
        <w:pStyle w:val="Bildetekst"/>
        <w:jc w:val="center"/>
      </w:pPr>
      <w:bookmarkStart w:id="208" w:name="_Ref528916629"/>
      <w:r w:rsidRPr="00AC5065">
        <w:t xml:space="preserve">Table </w:t>
      </w:r>
      <w:r w:rsidRPr="00AC5065">
        <w:fldChar w:fldCharType="begin"/>
      </w:r>
      <w:r w:rsidRPr="00AC5065">
        <w:instrText xml:space="preserve"> SEQ Table \* ARABIC </w:instrText>
      </w:r>
      <w:r w:rsidRPr="00AC5065">
        <w:fldChar w:fldCharType="separate"/>
      </w:r>
      <w:r w:rsidR="00501E6B">
        <w:rPr>
          <w:noProof/>
        </w:rPr>
        <w:t>6</w:t>
      </w:r>
      <w:r w:rsidRPr="00AC5065">
        <w:fldChar w:fldCharType="end"/>
      </w:r>
      <w:bookmarkEnd w:id="208"/>
      <w:r w:rsidRPr="00AC5065">
        <w:t xml:space="preserve"> Script Arguments</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209"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210" w:name="_Ref33099518"/>
      <w:r>
        <w:lastRenderedPageBreak/>
        <w:t>Strictness for requirement vs testcase relation</w:t>
      </w:r>
      <w:bookmarkEnd w:id="209"/>
      <w:bookmarkEnd w:id="210"/>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211" w:name="_Ref33099483"/>
      <w:r>
        <w:t>Strictness 0</w:t>
      </w:r>
      <w:bookmarkEnd w:id="211"/>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PASS</w:t>
      </w:r>
      <w:r w:rsidR="00603FE7">
        <w:t>ed</w:t>
      </w:r>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A425BB" w:rsidRDefault="00A425BB" w:rsidP="000C7BD1">
                            <w:pPr>
                              <w:rPr>
                                <w:sz w:val="24"/>
                              </w:rPr>
                            </w:pPr>
                            <w:r>
                              <w:rPr>
                                <w:rFonts w:ascii="Arial" w:hAnsi="Arial" w:cs="Arial"/>
                                <w:b/>
                                <w:bCs/>
                                <w:color w:val="000000" w:themeColor="text1"/>
                                <w:kern w:val="24"/>
                                <w:sz w:val="16"/>
                                <w:szCs w:val="16"/>
                              </w:rPr>
                              <w:t>Requirement list, CSV</w:t>
                            </w:r>
                          </w:p>
                          <w:p w14:paraId="2382F1E9" w14:textId="4C904C92" w:rsidR="00A425BB" w:rsidRDefault="00A425BB" w:rsidP="000C7BD1">
                            <w:r>
                              <w:rPr>
                                <w:rFonts w:ascii="Arial" w:hAnsi="Arial" w:cs="Arial"/>
                                <w:color w:val="000000" w:themeColor="text1"/>
                                <w:kern w:val="24"/>
                                <w:sz w:val="16"/>
                                <w:szCs w:val="16"/>
                              </w:rPr>
                              <w:t>UART_REQ_1, Baudrate 9k6 ,   tc_basic</w:t>
                            </w:r>
                          </w:p>
                          <w:p w14:paraId="718739F4" w14:textId="56D64FFC" w:rsidR="00A425BB" w:rsidRPr="00984419" w:rsidRDefault="00A425BB" w:rsidP="000C7BD1">
                            <w:pPr>
                              <w:rPr>
                                <w:lang w:val="nb-NO"/>
                              </w:rPr>
                            </w:pPr>
                            <w:r w:rsidRPr="00984419">
                              <w:rPr>
                                <w:rFonts w:ascii="Arial" w:hAnsi="Arial" w:cs="Arial"/>
                                <w:color w:val="000000" w:themeColor="text1"/>
                                <w:kern w:val="24"/>
                                <w:sz w:val="16"/>
                                <w:szCs w:val="16"/>
                                <w:lang w:val="nb-NO"/>
                              </w:rPr>
                              <w:t>UART_REQ_2, Baudrate 19k2 ,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A425BB" w:rsidRDefault="00A425BB" w:rsidP="000C7BD1">
                            <w:r>
                              <w:rPr>
                                <w:rFonts w:ascii="Arial" w:hAnsi="Arial" w:cs="Arial"/>
                                <w:color w:val="000000" w:themeColor="text1"/>
                                <w:kern w:val="24"/>
                                <w:sz w:val="16"/>
                                <w:szCs w:val="16"/>
                              </w:rPr>
                              <w:t>UART_REQ_3, Odd parity ,        tc_basic</w:t>
                            </w:r>
                          </w:p>
                          <w:p w14:paraId="55623190" w14:textId="57D3D298" w:rsidR="00A425BB" w:rsidRDefault="00A425BB" w:rsidP="000C7BD1">
                            <w:r>
                              <w:rPr>
                                <w:rFonts w:ascii="Arial" w:hAnsi="Arial" w:cs="Arial"/>
                                <w:color w:val="000000" w:themeColor="text1"/>
                                <w:kern w:val="24"/>
                                <w:sz w:val="16"/>
                                <w:szCs w:val="16"/>
                              </w:rPr>
                              <w:t>UART_REQ_3, Odd parity ,        tc_19k2</w:t>
                            </w:r>
                          </w:p>
                          <w:p w14:paraId="3314536E" w14:textId="4E8305EC" w:rsidR="00A425BB" w:rsidRDefault="00A425BB" w:rsidP="000C7BD1">
                            <w:r>
                              <w:rPr>
                                <w:rFonts w:ascii="Arial" w:hAnsi="Arial" w:cs="Arial"/>
                                <w:color w:val="000000" w:themeColor="text1"/>
                                <w:kern w:val="24"/>
                                <w:sz w:val="16"/>
                                <w:szCs w:val="16"/>
                              </w:rPr>
                              <w:t>UART_REQ_4, Active low reset, tc_reset, tc_basic,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4"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lhig+S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A425BB" w:rsidRDefault="00A425BB" w:rsidP="000C7BD1">
                      <w:pPr>
                        <w:rPr>
                          <w:sz w:val="24"/>
                        </w:rPr>
                      </w:pPr>
                      <w:r>
                        <w:rPr>
                          <w:rFonts w:ascii="Arial" w:hAnsi="Arial" w:cs="Arial"/>
                          <w:b/>
                          <w:bCs/>
                          <w:color w:val="000000" w:themeColor="text1"/>
                          <w:kern w:val="24"/>
                          <w:sz w:val="16"/>
                          <w:szCs w:val="16"/>
                        </w:rPr>
                        <w:t>Requirement list, CSV</w:t>
                      </w:r>
                    </w:p>
                    <w:p w14:paraId="2382F1E9" w14:textId="4C904C92" w:rsidR="00A425BB" w:rsidRDefault="00A425BB" w:rsidP="000C7BD1">
                      <w:r>
                        <w:rPr>
                          <w:rFonts w:ascii="Arial" w:hAnsi="Arial" w:cs="Arial"/>
                          <w:color w:val="000000" w:themeColor="text1"/>
                          <w:kern w:val="24"/>
                          <w:sz w:val="16"/>
                          <w:szCs w:val="16"/>
                        </w:rPr>
                        <w:t>UART_REQ_1, Baudrate 9k6 ,   tc_basic</w:t>
                      </w:r>
                    </w:p>
                    <w:p w14:paraId="718739F4" w14:textId="56D64FFC" w:rsidR="00A425BB" w:rsidRPr="00984419" w:rsidRDefault="00A425BB" w:rsidP="000C7BD1">
                      <w:pPr>
                        <w:rPr>
                          <w:lang w:val="nb-NO"/>
                        </w:rPr>
                      </w:pPr>
                      <w:r w:rsidRPr="00984419">
                        <w:rPr>
                          <w:rFonts w:ascii="Arial" w:hAnsi="Arial" w:cs="Arial"/>
                          <w:color w:val="000000" w:themeColor="text1"/>
                          <w:kern w:val="24"/>
                          <w:sz w:val="16"/>
                          <w:szCs w:val="16"/>
                          <w:lang w:val="nb-NO"/>
                        </w:rPr>
                        <w:t>UART_REQ_2, Baudrate 19k2 ,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A425BB" w:rsidRDefault="00A425BB" w:rsidP="000C7BD1">
                      <w:r>
                        <w:rPr>
                          <w:rFonts w:ascii="Arial" w:hAnsi="Arial" w:cs="Arial"/>
                          <w:color w:val="000000" w:themeColor="text1"/>
                          <w:kern w:val="24"/>
                          <w:sz w:val="16"/>
                          <w:szCs w:val="16"/>
                        </w:rPr>
                        <w:t>UART_REQ_3, Odd parity ,        tc_basic</w:t>
                      </w:r>
                    </w:p>
                    <w:p w14:paraId="55623190" w14:textId="57D3D298" w:rsidR="00A425BB" w:rsidRDefault="00A425BB" w:rsidP="000C7BD1">
                      <w:r>
                        <w:rPr>
                          <w:rFonts w:ascii="Arial" w:hAnsi="Arial" w:cs="Arial"/>
                          <w:color w:val="000000" w:themeColor="text1"/>
                          <w:kern w:val="24"/>
                          <w:sz w:val="16"/>
                          <w:szCs w:val="16"/>
                        </w:rPr>
                        <w:t>UART_REQ_3, Odd parity ,        tc_19k2</w:t>
                      </w:r>
                    </w:p>
                    <w:p w14:paraId="3314536E" w14:textId="4E8305EC" w:rsidR="00A425BB" w:rsidRDefault="00A425BB" w:rsidP="000C7BD1">
                      <w:r>
                        <w:rPr>
                          <w:rFonts w:ascii="Arial" w:hAnsi="Arial" w:cs="Arial"/>
                          <w:color w:val="000000" w:themeColor="text1"/>
                          <w:kern w:val="24"/>
                          <w:sz w:val="16"/>
                          <w:szCs w:val="16"/>
                        </w:rPr>
                        <w:t>UART_REQ_4, Active low reset, tc_reset, tc_basic,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PASS</w:t>
      </w:r>
      <w:r w:rsidR="00603FE7">
        <w:t>ed</w:t>
      </w:r>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(t</w:t>
      </w:r>
      <w:r w:rsidR="00782330">
        <w:t>c</w:t>
      </w:r>
      <w:r w:rsidR="0051488E">
        <w:t>_basic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NON COMPLIANT,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t</w:t>
      </w:r>
      <w:r w:rsidR="00782330">
        <w:rPr>
          <w:rFonts w:ascii="Arial" w:hAnsi="Arial" w:cs="Arial"/>
        </w:rPr>
        <w:t>c</w:t>
      </w:r>
      <w:r w:rsidRPr="003208CD">
        <w:rPr>
          <w:rFonts w:ascii="Arial" w:hAnsi="Arial" w:cs="Arial"/>
        </w:rPr>
        <w:t xml:space="preserve">_basic, but </w:t>
      </w:r>
      <w:r w:rsidRPr="003208CD">
        <w:rPr>
          <w:rFonts w:ascii="Arial" w:hAnsi="Arial" w:cs="Arial"/>
          <w:b/>
          <w:bCs/>
        </w:rPr>
        <w:t>also</w:t>
      </w:r>
      <w:r w:rsidRPr="003208CD">
        <w:rPr>
          <w:rFonts w:ascii="Arial" w:hAnsi="Arial" w:cs="Arial"/>
        </w:rPr>
        <w:t xml:space="preserve"> in t</w:t>
      </w:r>
      <w:r w:rsidR="00782330">
        <w:rPr>
          <w:rFonts w:ascii="Arial" w:hAnsi="Arial" w:cs="Arial"/>
        </w:rPr>
        <w:t>c</w:t>
      </w:r>
      <w:r w:rsidRPr="003208CD">
        <w:rPr>
          <w:rFonts w:ascii="Arial" w:hAnsi="Arial" w:cs="Arial"/>
        </w:rPr>
        <w:t>_</w:t>
      </w:r>
      <w:r w:rsidR="008F26FD">
        <w:rPr>
          <w:rFonts w:ascii="Arial" w:hAnsi="Arial" w:cs="Arial"/>
        </w:rPr>
        <w:t>reset</w:t>
      </w:r>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COMPLIANT/NON_COMPLIANT</w:t>
      </w:r>
      <w:r w:rsidR="0010288D">
        <w:rPr>
          <w:rFonts w:ascii="Arial" w:hAnsi="Arial" w:cs="Arial"/>
        </w:rPr>
        <w:t>/NOT_TESTED</w:t>
      </w:r>
      <w:r>
        <w:rPr>
          <w:rFonts w:ascii="Arial" w:hAnsi="Arial" w:cs="Arial"/>
        </w:rPr>
        <w:t xml:space="preserve"> and PASS/FAIL</w:t>
      </w:r>
      <w:r w:rsidR="0010288D">
        <w:rPr>
          <w:rFonts w:ascii="Arial" w:hAnsi="Arial" w:cs="Arial"/>
        </w:rPr>
        <w:t>/NOT_EXECUTED,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571CDF93" w:rsidR="00CA2C7E" w:rsidRDefault="00CA2C7E" w:rsidP="00CA2C7E">
      <w:pPr>
        <w:pStyle w:val="Bildetekst"/>
        <w:keepNext/>
        <w:jc w:val="center"/>
      </w:pPr>
      <w:bookmarkStart w:id="212" w:name="_Ref35332256"/>
      <w:r>
        <w:t xml:space="preserve">Table </w:t>
      </w:r>
      <w:r>
        <w:fldChar w:fldCharType="begin"/>
      </w:r>
      <w:r>
        <w:instrText xml:space="preserve"> SEQ Table \* ARABIC </w:instrText>
      </w:r>
      <w:r>
        <w:fldChar w:fldCharType="separate"/>
      </w:r>
      <w:r w:rsidR="00501E6B">
        <w:rPr>
          <w:noProof/>
        </w:rPr>
        <w:t>7</w:t>
      </w:r>
      <w:r>
        <w:fldChar w:fldCharType="end"/>
      </w:r>
      <w:bookmarkEnd w:id="212"/>
      <w:r>
        <w:t xml:space="preserve"> Post-processing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&lt;spec_cov_file&gt;.req_vs_single_tc.csv</w:t>
            </w:r>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&lt;spec_cov_file&gt;.req_vs_tcs</w:t>
            </w:r>
            <w:r>
              <w:rPr>
                <w:rFonts w:ascii="Arial" w:hAnsi="Arial" w:cs="Arial"/>
                <w:b/>
                <w:bCs/>
                <w:sz w:val="16"/>
                <w:szCs w:val="22"/>
              </w:rPr>
              <w:t>.csv</w:t>
            </w:r>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&lt;spec_cov_file&gt;.tc_vs_reqs.csv</w:t>
            </w:r>
          </w:p>
        </w:tc>
      </w:tr>
      <w:tr w:rsidR="00F46313" w14:paraId="678AF488" w14:textId="77777777" w:rsidTr="00A425BB">
        <w:trPr>
          <w:trHeight w:val="1318"/>
        </w:trPr>
        <w:tc>
          <w:tcPr>
            <w:tcW w:w="875" w:type="dxa"/>
            <w:shd w:val="clear" w:color="auto" w:fill="F2F2F2" w:themeFill="background1" w:themeFillShade="F2"/>
          </w:tcPr>
          <w:p w14:paraId="6F3D652B" w14:textId="45C51579" w:rsidR="00F46313" w:rsidRPr="00D604D4" w:rsidRDefault="00F46313"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738B42C" w14:textId="4B4EDF49" w:rsidR="00F46313" w:rsidRPr="005061BB" w:rsidRDefault="00F46313" w:rsidP="002C51F2">
            <w:pPr>
              <w:rPr>
                <w:rFonts w:ascii="Arial" w:hAnsi="Arial" w:cs="Arial"/>
                <w:sz w:val="16"/>
                <w:szCs w:val="22"/>
              </w:rPr>
            </w:pPr>
            <w:r w:rsidRPr="005061BB">
              <w:rPr>
                <w:rFonts w:ascii="Arial" w:hAnsi="Arial" w:cs="Arial"/>
                <w:sz w:val="16"/>
                <w:szCs w:val="22"/>
              </w:rPr>
              <w:t>Requirement,</w:t>
            </w:r>
            <w:r w:rsidR="005061BB" w:rsidRPr="005061BB">
              <w:rPr>
                <w:rFonts w:ascii="Arial" w:hAnsi="Arial" w:cs="Arial"/>
                <w:sz w:val="16"/>
                <w:szCs w:val="22"/>
              </w:rPr>
              <w:t xml:space="preserve"> </w:t>
            </w:r>
            <w:r w:rsidRPr="005061BB">
              <w:rPr>
                <w:rFonts w:ascii="Arial" w:hAnsi="Arial" w:cs="Arial"/>
                <w:sz w:val="16"/>
                <w:szCs w:val="22"/>
              </w:rPr>
              <w:t>Testcase,</w:t>
            </w:r>
            <w:r w:rsidR="005061BB">
              <w:rPr>
                <w:rFonts w:ascii="Arial" w:hAnsi="Arial" w:cs="Arial"/>
                <w:sz w:val="16"/>
                <w:szCs w:val="22"/>
              </w:rPr>
              <w:t xml:space="preserve"> </w:t>
            </w:r>
            <w:r w:rsidRPr="005061BB">
              <w:rPr>
                <w:rFonts w:ascii="Arial" w:hAnsi="Arial" w:cs="Arial"/>
                <w:sz w:val="16"/>
                <w:szCs w:val="22"/>
              </w:rPr>
              <w:t>Compliance</w:t>
            </w:r>
          </w:p>
          <w:p w14:paraId="6564E495" w14:textId="77777777" w:rsidR="00F46313" w:rsidRPr="00D604D4"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6AA217D8"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6779B300"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42D4F8AB" w14:textId="77777777" w:rsidR="00F46313" w:rsidRDefault="00F46313"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7F5480A6"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215F261F" w14:textId="175F2C79" w:rsidR="00F46313" w:rsidRPr="00D604D4" w:rsidRDefault="00F46313" w:rsidP="002D5CCD">
            <w:pPr>
              <w:rPr>
                <w:rFonts w:ascii="Arial" w:hAnsi="Arial" w:cs="Arial"/>
                <w:i/>
                <w:iCs/>
                <w:sz w:val="16"/>
                <w:szCs w:val="22"/>
              </w:rPr>
            </w:pPr>
          </w:p>
        </w:tc>
        <w:tc>
          <w:tcPr>
            <w:tcW w:w="5386" w:type="dxa"/>
          </w:tcPr>
          <w:p w14:paraId="15AC71B7" w14:textId="25CB2A72" w:rsidR="00F46313" w:rsidRPr="005061BB" w:rsidRDefault="00F46313" w:rsidP="002C51F2">
            <w:pPr>
              <w:rPr>
                <w:rFonts w:ascii="Arial" w:hAnsi="Arial" w:cs="Arial"/>
                <w:sz w:val="16"/>
                <w:szCs w:val="22"/>
              </w:rPr>
            </w:pPr>
            <w:r w:rsidRPr="005061BB">
              <w:rPr>
                <w:rFonts w:ascii="Arial" w:hAnsi="Arial" w:cs="Arial"/>
                <w:sz w:val="16"/>
                <w:szCs w:val="22"/>
              </w:rPr>
              <w:t>Requirement, Testcase(s</w:t>
            </w:r>
            <w:r w:rsidR="005061BB" w:rsidRPr="005061BB">
              <w:rPr>
                <w:rFonts w:ascii="Arial" w:hAnsi="Arial" w:cs="Arial"/>
                <w:sz w:val="16"/>
                <w:szCs w:val="22"/>
              </w:rPr>
              <w:t>)</w:t>
            </w:r>
            <w:r w:rsidRPr="005061BB">
              <w:rPr>
                <w:rFonts w:ascii="Arial" w:hAnsi="Arial" w:cs="Arial"/>
                <w:sz w:val="16"/>
                <w:szCs w:val="22"/>
              </w:rPr>
              <w:t>, Compliance</w:t>
            </w:r>
          </w:p>
          <w:p w14:paraId="139338CC" w14:textId="77777777" w:rsidR="00F46313"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11F6B03F"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3FD414F6"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4635046C"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1564DF00" w14:textId="67D697E6" w:rsidR="00F46313" w:rsidRPr="00D604D4" w:rsidRDefault="00F46313" w:rsidP="002C51F2">
            <w:pPr>
              <w:rPr>
                <w:rFonts w:ascii="Arial" w:hAnsi="Arial" w:cs="Arial"/>
                <w:i/>
                <w:iCs/>
                <w:sz w:val="16"/>
                <w:szCs w:val="22"/>
              </w:rPr>
            </w:pPr>
          </w:p>
        </w:tc>
        <w:tc>
          <w:tcPr>
            <w:tcW w:w="3969" w:type="dxa"/>
          </w:tcPr>
          <w:p w14:paraId="147AA87F" w14:textId="56B49BCA" w:rsidR="00F46313" w:rsidRPr="005061BB" w:rsidRDefault="00F46313" w:rsidP="002C51F2">
            <w:pPr>
              <w:rPr>
                <w:rFonts w:ascii="Arial" w:hAnsi="Arial" w:cs="Arial"/>
                <w:sz w:val="16"/>
                <w:szCs w:val="22"/>
              </w:rPr>
            </w:pPr>
            <w:r w:rsidRPr="005061BB">
              <w:rPr>
                <w:rFonts w:ascii="Arial" w:hAnsi="Arial" w:cs="Arial"/>
                <w:sz w:val="16"/>
                <w:szCs w:val="22"/>
              </w:rPr>
              <w:t>Testcase,</w:t>
            </w:r>
            <w:r w:rsidR="005061BB" w:rsidRPr="005061BB">
              <w:rPr>
                <w:rFonts w:ascii="Arial" w:hAnsi="Arial" w:cs="Arial"/>
                <w:sz w:val="16"/>
                <w:szCs w:val="22"/>
              </w:rPr>
              <w:t xml:space="preserve"> </w:t>
            </w:r>
            <w:r w:rsidRPr="005061BB">
              <w:rPr>
                <w:rFonts w:ascii="Arial" w:hAnsi="Arial" w:cs="Arial"/>
                <w:sz w:val="16"/>
                <w:szCs w:val="22"/>
              </w:rPr>
              <w:t>Requirement(s),</w:t>
            </w:r>
            <w:r w:rsidR="005061BB" w:rsidRPr="005061BB">
              <w:rPr>
                <w:rFonts w:ascii="Arial" w:hAnsi="Arial" w:cs="Arial"/>
                <w:sz w:val="16"/>
                <w:szCs w:val="22"/>
              </w:rPr>
              <w:t xml:space="preserve"> </w:t>
            </w:r>
            <w:r w:rsidRPr="005061BB">
              <w:rPr>
                <w:rFonts w:ascii="Arial" w:hAnsi="Arial" w:cs="Arial"/>
                <w:sz w:val="16"/>
                <w:szCs w:val="22"/>
              </w:rPr>
              <w:t>Result</w:t>
            </w:r>
          </w:p>
          <w:p w14:paraId="409EC496"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25E88E07"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5A4644B5" w14:textId="659D6CB8" w:rsidR="00F46313" w:rsidRPr="00D604D4" w:rsidRDefault="00F46313" w:rsidP="002C51F2">
            <w:pPr>
              <w:rPr>
                <w:rFonts w:ascii="Arial" w:hAnsi="Arial" w:cs="Arial"/>
                <w:i/>
                <w:iCs/>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r w:rsidRPr="00D604D4">
              <w:rPr>
                <w:rFonts w:ascii="Arial" w:hAnsi="Arial" w:cs="Arial"/>
                <w:sz w:val="16"/>
                <w:szCs w:val="22"/>
              </w:rPr>
              <w:t xml:space="preserve">, , </w:t>
            </w:r>
            <w:r>
              <w:rPr>
                <w:rFonts w:ascii="Arial" w:hAnsi="Arial" w:cs="Arial"/>
                <w:sz w:val="16"/>
                <w:szCs w:val="22"/>
              </w:rPr>
              <w:t>NOT_EXECUTED</w:t>
            </w:r>
          </w:p>
        </w:tc>
      </w:tr>
    </w:tbl>
    <w:p w14:paraId="5C147EAC" w14:textId="3D14725F" w:rsidR="003B2FF0" w:rsidRPr="005061BB" w:rsidRDefault="003B2FF0" w:rsidP="00D563C5">
      <w:pPr>
        <w:rPr>
          <w:rFonts w:ascii="Arial" w:hAnsi="Arial" w:cs="Arial"/>
          <w:lang w:val="en-US"/>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3E69475E"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501E6B">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w:t>
      </w:r>
      <w:r w:rsidR="00F46313">
        <w:rPr>
          <w:lang w:val="en-US"/>
        </w:rPr>
        <w:t xml:space="preserve"> the</w:t>
      </w:r>
      <w:r w:rsidR="00CA2C7E">
        <w:rPr>
          <w:lang w:val="en-US"/>
        </w:rPr>
        <w:t xml:space="preserve">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501E6B">
        <w:t xml:space="preserve">Table </w:t>
      </w:r>
      <w:r w:rsidR="00501E6B">
        <w:rPr>
          <w:noProof/>
        </w:rPr>
        <w:t>7</w:t>
      </w:r>
      <w:r w:rsidR="00CA2C7E">
        <w:rPr>
          <w:lang w:val="en-US"/>
        </w:rPr>
        <w:fldChar w:fldCharType="end"/>
      </w:r>
      <w:r w:rsidR="00CA2C7E">
        <w:rPr>
          <w:lang w:val="en-US"/>
        </w:rPr>
        <w:t>.</w:t>
      </w:r>
    </w:p>
    <w:p w14:paraId="2986B07C" w14:textId="287A40D4"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501E6B">
        <w:rPr>
          <w:noProof/>
        </w:rPr>
        <w:t>8</w:t>
      </w:r>
      <w:r>
        <w:fldChar w:fldCharType="end"/>
      </w:r>
      <w:r>
        <w:t xml:space="preserve"> Post-processing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&lt;spec_cov_file&gt;.req_vs_single_tc.csv</w:t>
            </w:r>
          </w:p>
        </w:tc>
        <w:tc>
          <w:tcPr>
            <w:tcW w:w="7087" w:type="dxa"/>
          </w:tcPr>
          <w:p w14:paraId="4E3E5CA4"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&lt;spec_cov_file&gt;.req_vs_tcs</w:t>
            </w:r>
            <w:r>
              <w:rPr>
                <w:rFonts w:ascii="Arial" w:hAnsi="Arial" w:cs="Arial"/>
                <w:b/>
                <w:bCs/>
                <w:sz w:val="16"/>
                <w:szCs w:val="22"/>
              </w:rPr>
              <w:t>.csv</w:t>
            </w:r>
          </w:p>
        </w:tc>
      </w:tr>
      <w:tr w:rsidR="00F46313" w14:paraId="1527333B" w14:textId="77777777" w:rsidTr="00A425BB">
        <w:trPr>
          <w:trHeight w:val="1656"/>
        </w:trPr>
        <w:tc>
          <w:tcPr>
            <w:tcW w:w="875" w:type="dxa"/>
            <w:shd w:val="clear" w:color="auto" w:fill="F2F2F2" w:themeFill="background1" w:themeFillShade="F2"/>
          </w:tcPr>
          <w:p w14:paraId="5BD29952" w14:textId="5018E705" w:rsidR="00F46313" w:rsidRPr="00D604D4" w:rsidRDefault="00F46313" w:rsidP="00A425BB">
            <w:pPr>
              <w:rPr>
                <w:rFonts w:ascii="Arial" w:hAnsi="Arial" w:cs="Arial"/>
                <w:b/>
                <w:bCs/>
                <w:sz w:val="16"/>
                <w:szCs w:val="22"/>
              </w:rPr>
            </w:pPr>
            <w:r w:rsidRPr="00D604D4">
              <w:rPr>
                <w:rFonts w:ascii="Arial" w:hAnsi="Arial" w:cs="Arial"/>
                <w:b/>
                <w:bCs/>
                <w:sz w:val="16"/>
                <w:szCs w:val="22"/>
              </w:rPr>
              <w:t>Example</w:t>
            </w:r>
          </w:p>
        </w:tc>
        <w:tc>
          <w:tcPr>
            <w:tcW w:w="6917" w:type="dxa"/>
          </w:tcPr>
          <w:p w14:paraId="50F13775" w14:textId="5CC4FA26" w:rsidR="00F46313" w:rsidRPr="005061BB" w:rsidRDefault="00F46313" w:rsidP="00A425BB">
            <w:pPr>
              <w:rPr>
                <w:rFonts w:ascii="Arial" w:hAnsi="Arial" w:cs="Arial"/>
                <w:sz w:val="16"/>
                <w:szCs w:val="22"/>
              </w:rPr>
            </w:pPr>
            <w:r w:rsidRPr="005061BB">
              <w:rPr>
                <w:rFonts w:ascii="Arial" w:hAnsi="Arial" w:cs="Arial"/>
                <w:sz w:val="16"/>
                <w:szCs w:val="22"/>
              </w:rPr>
              <w:t>Requirement, Testcase,</w:t>
            </w:r>
            <w:r w:rsidR="005061BB" w:rsidRPr="005061BB">
              <w:rPr>
                <w:rFonts w:ascii="Arial" w:hAnsi="Arial" w:cs="Arial"/>
                <w:sz w:val="16"/>
                <w:szCs w:val="22"/>
              </w:rPr>
              <w:t xml:space="preserve"> </w:t>
            </w:r>
            <w:r w:rsidRPr="005061BB">
              <w:rPr>
                <w:rFonts w:ascii="Arial" w:hAnsi="Arial" w:cs="Arial"/>
                <w:sz w:val="16"/>
                <w:szCs w:val="22"/>
              </w:rPr>
              <w:t>Compliance</w:t>
            </w:r>
          </w:p>
          <w:p w14:paraId="50E973AC"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2707641A"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COMPLIANT</w:t>
            </w:r>
          </w:p>
          <w:p w14:paraId="6198126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TC_UART_2, COMPLIANT</w:t>
            </w:r>
          </w:p>
          <w:p w14:paraId="22062ABF" w14:textId="77777777" w:rsidR="00F46313" w:rsidRDefault="00F46313" w:rsidP="00A425BB">
            <w:pPr>
              <w:rPr>
                <w:rFonts w:ascii="Arial" w:hAnsi="Arial" w:cs="Arial"/>
                <w:sz w:val="16"/>
                <w:szCs w:val="16"/>
              </w:rPr>
            </w:pPr>
            <w:r w:rsidRPr="002D5CCD">
              <w:rPr>
                <w:rFonts w:ascii="Arial" w:hAnsi="Arial" w:cs="Arial"/>
                <w:sz w:val="16"/>
                <w:szCs w:val="16"/>
              </w:rPr>
              <w:t>FPGA_REQ_3, , NOT_TESTED</w:t>
            </w:r>
          </w:p>
          <w:p w14:paraId="61A29F80" w14:textId="11BFBFE6"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04318BF0" w14:textId="7BD21E32" w:rsidR="00F46313" w:rsidRDefault="00F46313" w:rsidP="00CA2C7E">
            <w:pPr>
              <w:rPr>
                <w:rFonts w:ascii="Arial" w:hAnsi="Arial" w:cs="Arial"/>
                <w:sz w:val="16"/>
                <w:szCs w:val="16"/>
              </w:rPr>
            </w:pPr>
          </w:p>
          <w:p w14:paraId="46DD6437" w14:textId="77777777" w:rsidR="00F46313" w:rsidRPr="002D5CCD" w:rsidRDefault="00F46313" w:rsidP="00CA2C7E">
            <w:pPr>
              <w:rPr>
                <w:rFonts w:ascii="Arial" w:hAnsi="Arial" w:cs="Arial"/>
                <w:sz w:val="16"/>
                <w:szCs w:val="16"/>
              </w:rPr>
            </w:pPr>
          </w:p>
          <w:p w14:paraId="36CDE198" w14:textId="27A30BDC"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r w:rsidRPr="005061BB">
              <w:rPr>
                <w:rFonts w:ascii="Arial" w:hAnsi="Arial" w:cs="Arial"/>
                <w:sz w:val="16"/>
                <w:szCs w:val="22"/>
              </w:rPr>
              <w:tab/>
            </w:r>
          </w:p>
          <w:p w14:paraId="4859CCC5" w14:textId="77777777" w:rsidR="00F46313" w:rsidRDefault="00F46313" w:rsidP="002D5CCD">
            <w:pPr>
              <w:rPr>
                <w:rFonts w:ascii="Arial" w:hAnsi="Arial" w:cs="Arial"/>
                <w:sz w:val="16"/>
                <w:szCs w:val="16"/>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p w14:paraId="3950D1E1" w14:textId="365A7C28" w:rsidR="00F46313" w:rsidRPr="00D604D4" w:rsidRDefault="00F46313" w:rsidP="002D5CCD">
            <w:pPr>
              <w:rPr>
                <w:rFonts w:ascii="Arial" w:hAnsi="Arial" w:cs="Arial"/>
                <w:i/>
                <w:iCs/>
                <w:sz w:val="16"/>
                <w:szCs w:val="22"/>
              </w:rPr>
            </w:pPr>
          </w:p>
        </w:tc>
        <w:tc>
          <w:tcPr>
            <w:tcW w:w="7087" w:type="dxa"/>
          </w:tcPr>
          <w:p w14:paraId="1B2C3EBA" w14:textId="6187338A" w:rsidR="00F46313" w:rsidRPr="005061BB" w:rsidRDefault="00F46313" w:rsidP="00A425BB">
            <w:pPr>
              <w:rPr>
                <w:rFonts w:ascii="Arial" w:hAnsi="Arial" w:cs="Arial"/>
                <w:sz w:val="16"/>
                <w:szCs w:val="22"/>
              </w:rPr>
            </w:pPr>
            <w:r w:rsidRPr="005061BB">
              <w:rPr>
                <w:rFonts w:ascii="Arial" w:hAnsi="Arial" w:cs="Arial"/>
                <w:sz w:val="16"/>
                <w:szCs w:val="22"/>
              </w:rPr>
              <w:t>Requirement, Testcase(s), Compliance</w:t>
            </w:r>
          </w:p>
          <w:p w14:paraId="0B6F3034"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4398EB1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TC_UART_2, COMPLIANT</w:t>
            </w:r>
          </w:p>
          <w:p w14:paraId="5C7EE382" w14:textId="77777777" w:rsidR="00F46313" w:rsidRDefault="00F46313" w:rsidP="00A425BB">
            <w:pPr>
              <w:rPr>
                <w:rFonts w:ascii="Arial" w:hAnsi="Arial" w:cs="Arial"/>
                <w:sz w:val="16"/>
                <w:szCs w:val="16"/>
              </w:rPr>
            </w:pPr>
            <w:r w:rsidRPr="002D5CCD">
              <w:rPr>
                <w:rFonts w:ascii="Arial" w:hAnsi="Arial" w:cs="Arial"/>
                <w:sz w:val="16"/>
                <w:szCs w:val="16"/>
              </w:rPr>
              <w:t>FPGA_REQ_3, , NOT_TESTED</w:t>
            </w:r>
          </w:p>
          <w:p w14:paraId="0AEAE77E" w14:textId="77777777"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70BF8A83" w14:textId="77777777" w:rsidR="00F46313" w:rsidRDefault="00F46313" w:rsidP="00CA2C7E">
            <w:pPr>
              <w:rPr>
                <w:rFonts w:ascii="Arial" w:hAnsi="Arial" w:cs="Arial"/>
                <w:sz w:val="16"/>
                <w:szCs w:val="16"/>
              </w:rPr>
            </w:pPr>
          </w:p>
          <w:p w14:paraId="7F31B733" w14:textId="77777777" w:rsidR="00F46313" w:rsidRPr="002D5CCD" w:rsidRDefault="00F46313" w:rsidP="00CA2C7E">
            <w:pPr>
              <w:rPr>
                <w:rFonts w:ascii="Arial" w:hAnsi="Arial" w:cs="Arial"/>
                <w:sz w:val="16"/>
                <w:szCs w:val="16"/>
              </w:rPr>
            </w:pPr>
          </w:p>
          <w:p w14:paraId="314E2A39" w14:textId="3B175C01"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p>
          <w:p w14:paraId="6C907E93" w14:textId="1EB68894" w:rsidR="00F46313" w:rsidRPr="00D604D4" w:rsidRDefault="00F46313" w:rsidP="002D5CCD">
            <w:pPr>
              <w:rPr>
                <w:rFonts w:ascii="Arial" w:hAnsi="Arial" w:cs="Arial"/>
                <w:i/>
                <w:iCs/>
                <w:sz w:val="16"/>
                <w:szCs w:val="22"/>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A425BB" w:rsidRPr="000B3A3B" w:rsidRDefault="00A425BB" w:rsidP="0058685D">
                            <w:pPr>
                              <w:rPr>
                                <w:rFonts w:eastAsia="MS Mincho" w:cs="MS Mincho"/>
                                <w:b/>
                                <w:sz w:val="16"/>
                              </w:rPr>
                            </w:pPr>
                            <w:r w:rsidRPr="000B3A3B">
                              <w:rPr>
                                <w:b/>
                                <w:sz w:val="16"/>
                              </w:rPr>
                              <w:t>INTELLECTUAL</w:t>
                            </w:r>
                          </w:p>
                          <w:p w14:paraId="27EC7A63" w14:textId="23C6B24A" w:rsidR="00A425BB" w:rsidRPr="000B3A3B" w:rsidRDefault="00A425BB"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5"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9CfAIAAGEFAAAOAAAAZHJzL2Uyb0RvYy54bWysVFFPGzEMfp+0/xDlfVxb2g0qrqgDMU1C&#13;&#10;gAYTz2kuoSeSOEvc3nW/fk7urnRsL0x7uXPsz4792c7ZeWsN26oQa3AlHx+NOFNOQlW7p5J/f7j6&#13;&#10;cMJ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BsR/9CfAIA&#13;&#10;AGEFAAAOAAAAAAAAAAAAAAAAAC4CAABkcnMvZTJvRG9jLnhtbFBLAQItABQABgAIAAAAIQAd7WFH&#13;&#10;4QAAAA4BAAAPAAAAAAAAAAAAAAAAANYEAABkcnMvZG93bnJldi54bWxQSwUGAAAAAAQABADzAAAA&#13;&#10;5AUAAAAA&#13;&#10;" filled="f" stroked="f">
                <v:textbox>
                  <w:txbxContent>
                    <w:p w14:paraId="2BBE523E" w14:textId="246C9CFA" w:rsidR="00A425BB" w:rsidRPr="000B3A3B" w:rsidRDefault="00A425BB" w:rsidP="0058685D">
                      <w:pPr>
                        <w:rPr>
                          <w:rFonts w:eastAsia="MS Mincho" w:cs="MS Mincho"/>
                          <w:b/>
                          <w:sz w:val="16"/>
                        </w:rPr>
                      </w:pPr>
                      <w:r w:rsidRPr="000B3A3B">
                        <w:rPr>
                          <w:b/>
                          <w:sz w:val="16"/>
                        </w:rPr>
                        <w:t>INTELLECTUAL</w:t>
                      </w:r>
                    </w:p>
                    <w:p w14:paraId="27EC7A63" w14:textId="23C6B24A" w:rsidR="00A425BB" w:rsidRPr="000B3A3B" w:rsidRDefault="00A425BB"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A425BB" w:rsidRPr="009902B2" w:rsidRDefault="00A425BB"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" filled="f" stroked="f">
                <v:textbox>
                  <w:txbxContent>
                    <w:p w14:paraId="4F10682A" w14:textId="2B98633F" w:rsidR="00A425BB" w:rsidRPr="009902B2" w:rsidRDefault="00A425BB"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even" r:id="rId16"/>
      <w:headerReference w:type="default" r:id="rId17"/>
      <w:footerReference w:type="even" r:id="rId18"/>
      <w:footerReference w:type="default" r:id="rId19"/>
      <w:headerReference w:type="first" r:id="rId20"/>
      <w:footerReference w:type="first" r:id="rId21"/>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8040D" w14:textId="77777777" w:rsidR="00115E1F" w:rsidRPr="009F58C4" w:rsidRDefault="00115E1F">
      <w:pPr>
        <w:rPr>
          <w:rFonts w:ascii="Arial" w:hAnsi="Arial" w:cs="Arial"/>
          <w:lang w:val="sq-AL"/>
        </w:rPr>
      </w:pPr>
      <w:r w:rsidRPr="009F58C4">
        <w:rPr>
          <w:rFonts w:ascii="Arial" w:hAnsi="Arial" w:cs="Arial"/>
          <w:lang w:val="sq-AL"/>
        </w:rPr>
        <w:separator/>
      </w:r>
    </w:p>
    <w:p w14:paraId="74000870" w14:textId="77777777" w:rsidR="00115E1F" w:rsidRDefault="00115E1F"/>
  </w:endnote>
  <w:endnote w:type="continuationSeparator" w:id="0">
    <w:p w14:paraId="711DBDE7" w14:textId="77777777" w:rsidR="00115E1F" w:rsidRPr="009F58C4" w:rsidRDefault="00115E1F">
      <w:pPr>
        <w:rPr>
          <w:rFonts w:ascii="Arial" w:hAnsi="Arial" w:cs="Arial"/>
          <w:lang w:val="sq-AL"/>
        </w:rPr>
      </w:pPr>
      <w:r w:rsidRPr="009F58C4">
        <w:rPr>
          <w:rFonts w:ascii="Arial" w:hAnsi="Arial" w:cs="Arial"/>
          <w:lang w:val="sq-AL"/>
        </w:rPr>
        <w:continuationSeparator/>
      </w:r>
    </w:p>
    <w:p w14:paraId="1D0B366A" w14:textId="77777777" w:rsidR="00115E1F" w:rsidRDefault="00115E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154BDACD-3FAF-EC4D-84A0-CFD41878903D}"/>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534B96BD-757C-1E4B-8907-A23462189AB8}"/>
    <w:embedBold r:id="rId7" w:fontKey="{679EC46E-466F-6242-BADB-F6B99126D472}"/>
    <w:embedBoldItalic r:id="rId8" w:fontKey="{90539A59-2630-EF43-B4E7-45348E1F0FF1}"/>
  </w:font>
  <w:font w:name="Arial Narrow">
    <w:panose1 w:val="020B0606020202030204"/>
    <w:charset w:val="00"/>
    <w:family w:val="swiss"/>
    <w:pitch w:val="variable"/>
    <w:sig w:usb0="00000287" w:usb1="00000800" w:usb2="00000000" w:usb3="00000000" w:csb0="0000009F" w:csb1="00000000"/>
    <w:embedRegular r:id="rId9" w:fontKey="{FAC79CC8-CB64-1641-B8DD-A908A0A01A3B}"/>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10" w:fontKey="{F5DD690D-43BA-3A4A-AD83-1059669B946E}"/>
    <w:embedBold r:id="rId11" w:fontKey="{7F228CDB-ECAB-0B4C-BE5D-C9406BF156F6}"/>
    <w:embedItalic r:id="rId12" w:fontKey="{D48F0806-764B-414B-BAD3-C0810626B91D}"/>
    <w:embedBoldItalic r:id="rId13" w:fontKey="{2693E78B-728B-3643-8EEF-99191C8B46FA}"/>
  </w:font>
  <w:font w:name="Cambria Math">
    <w:panose1 w:val="02040503050406030204"/>
    <w:charset w:val="00"/>
    <w:family w:val="roman"/>
    <w:pitch w:val="variable"/>
    <w:sig w:usb0="E00006FF" w:usb1="420024FF" w:usb2="02000000" w:usb3="00000000" w:csb0="0000019F" w:csb1="00000000"/>
    <w:embedRegular r:id="rId14" w:fontKey="{53DE10FE-AC7A-044C-A633-F3162523A32F}"/>
    <w:embedBold r:id="rId15" w:fontKey="{C53F6DCB-340D-2E47-B39E-2E4B1D0EA795}"/>
  </w:font>
  <w:font w:name="Calibri">
    <w:panose1 w:val="020F0502020204030204"/>
    <w:charset w:val="00"/>
    <w:family w:val="swiss"/>
    <w:pitch w:val="variable"/>
    <w:sig w:usb0="E0002AFF" w:usb1="C000ACFF"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embedBold r:id="rId16" w:subsetted="1" w:fontKey="{14BB372C-8DF1-BB41-B0D7-D8071D5C18AE}"/>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AD8D" w14:textId="621222E8" w:rsidR="00A425BB" w:rsidRDefault="00A425BB"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A425BB" w:rsidRDefault="00A425BB" w:rsidP="004D74A3">
    <w:pPr>
      <w:pStyle w:val="Bunntekst"/>
      <w:ind w:right="360"/>
    </w:pPr>
  </w:p>
  <w:p w14:paraId="11221A02" w14:textId="77777777" w:rsidR="00A425BB" w:rsidRDefault="00A425B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CD830" w14:textId="38807123" w:rsidR="00A425BB" w:rsidRPr="004D74A3" w:rsidRDefault="00A425BB"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(13)</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A425BB" w:rsidRPr="005061BB" w14:paraId="35168E3E" w14:textId="77777777" w:rsidTr="004D74A3">
      <w:trPr>
        <w:trHeight w:val="214"/>
        <w:jc w:val="center"/>
      </w:trPr>
      <w:tc>
        <w:tcPr>
          <w:tcW w:w="3918" w:type="dxa"/>
          <w:vAlign w:val="center"/>
        </w:tcPr>
        <w:p w14:paraId="78424532" w14:textId="6D895588" w:rsidR="00A425BB" w:rsidRPr="00493329" w:rsidRDefault="00A425BB"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7C1A60D4" w:rsidR="00A425BB" w:rsidRPr="00493329" w:rsidRDefault="00A425BB"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w:t>
          </w:r>
          <w:ins w:id="213" w:author="Forfatter">
            <w:r w:rsidR="004015A6">
              <w:rPr>
                <w:rFonts w:ascii="Helvetica" w:hAnsi="Helvetica" w:cs="Arial"/>
                <w:b/>
                <w:color w:val="1381C4"/>
                <w:sz w:val="14"/>
                <w:lang w:val="sq-AL"/>
              </w:rPr>
              <w:t>3</w:t>
            </w:r>
          </w:ins>
          <w:del w:id="214" w:author="Forfatter">
            <w:r w:rsidDel="004015A6">
              <w:rPr>
                <w:rFonts w:ascii="Helvetica" w:hAnsi="Helvetica" w:cs="Arial"/>
                <w:b/>
                <w:color w:val="1381C4"/>
                <w:sz w:val="14"/>
                <w:lang w:val="sq-AL"/>
              </w:rPr>
              <w:delText>2</w:delText>
            </w:r>
          </w:del>
          <w:r>
            <w:rPr>
              <w:rFonts w:ascii="Helvetica" w:hAnsi="Helvetica" w:cs="Arial"/>
              <w:b/>
              <w:color w:val="1381C4"/>
              <w:sz w:val="14"/>
              <w:lang w:val="sq-AL"/>
            </w:rPr>
            <w:t>.0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ins w:id="215" w:author="Forfatter">
            <w:r w:rsidR="004015A6">
              <w:rPr>
                <w:rFonts w:ascii="Helvetica" w:hAnsi="Helvetica" w:cs="Arial"/>
                <w:noProof/>
                <w:color w:val="1381C4"/>
                <w:sz w:val="14"/>
                <w:lang w:val="en-US"/>
              </w:rPr>
              <w:t>2020-08-21</w:t>
            </w:r>
            <w:del w:id="216" w:author="Forfatter">
              <w:r w:rsidR="00501E6B" w:rsidDel="004015A6">
                <w:rPr>
                  <w:rFonts w:ascii="Helvetica" w:hAnsi="Helvetica" w:cs="Arial"/>
                  <w:noProof/>
                  <w:color w:val="1381C4"/>
                  <w:sz w:val="14"/>
                  <w:lang w:val="en-US"/>
                </w:rPr>
                <w:delText>2020-08-21</w:delText>
              </w:r>
              <w:r w:rsidR="00D823A9" w:rsidDel="004015A6">
                <w:rPr>
                  <w:rFonts w:ascii="Helvetica" w:hAnsi="Helvetica" w:cs="Arial"/>
                  <w:noProof/>
                  <w:color w:val="1381C4"/>
                  <w:sz w:val="14"/>
                  <w:lang w:val="en-US"/>
                </w:rPr>
                <w:delText>2020-08-21</w:delText>
              </w:r>
            </w:del>
          </w:ins>
          <w:del w:id="217" w:author="Forfatter">
            <w:r w:rsidDel="004015A6">
              <w:rPr>
                <w:rFonts w:ascii="Helvetica" w:hAnsi="Helvetica" w:cs="Arial"/>
                <w:noProof/>
                <w:color w:val="1381C4"/>
                <w:sz w:val="14"/>
                <w:lang w:val="en-US"/>
              </w:rPr>
              <w:delText>2020-08-20</w:delText>
            </w:r>
          </w:del>
          <w:r>
            <w:rPr>
              <w:rFonts w:ascii="Helvetica" w:hAnsi="Helvetica" w:cs="Arial"/>
              <w:color w:val="1381C4"/>
              <w:sz w:val="14"/>
              <w:lang w:val="sq-AL"/>
            </w:rPr>
            <w:fldChar w:fldCharType="end"/>
          </w:r>
        </w:p>
      </w:tc>
      <w:tc>
        <w:tcPr>
          <w:tcW w:w="3929" w:type="dxa"/>
          <w:vAlign w:val="center"/>
        </w:tcPr>
        <w:p w14:paraId="4D00DFF0" w14:textId="5E63FBF4" w:rsidR="00A425BB" w:rsidRPr="00493329" w:rsidRDefault="00A425BB"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218"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A425BB" w:rsidRPr="00493329" w:rsidRDefault="00A425BB"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A425BB" w:rsidRPr="00FB1499" w:rsidRDefault="00A425BB" w:rsidP="00C23A56">
    <w:pPr>
      <w:pStyle w:val="Bunntekst"/>
      <w:rPr>
        <w:lang w:val="sq-AL"/>
      </w:rPr>
    </w:pPr>
  </w:p>
  <w:p w14:paraId="28C5B2C1" w14:textId="77777777" w:rsidR="00A425BB" w:rsidRPr="0048058E" w:rsidRDefault="00A425BB">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5F3" w14:textId="3D613139" w:rsidR="00A425BB" w:rsidRPr="003354AD" w:rsidRDefault="00A425BB"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A425BB" w:rsidRDefault="00A425BB">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9F571" w14:textId="77777777" w:rsidR="00115E1F" w:rsidRPr="009F58C4" w:rsidRDefault="00115E1F">
      <w:pPr>
        <w:rPr>
          <w:rFonts w:ascii="Arial" w:hAnsi="Arial" w:cs="Arial"/>
          <w:lang w:val="sq-AL"/>
        </w:rPr>
      </w:pPr>
      <w:r w:rsidRPr="009F58C4">
        <w:rPr>
          <w:rFonts w:ascii="Arial" w:hAnsi="Arial" w:cs="Arial"/>
          <w:lang w:val="sq-AL"/>
        </w:rPr>
        <w:separator/>
      </w:r>
    </w:p>
    <w:p w14:paraId="1329BDAE" w14:textId="77777777" w:rsidR="00115E1F" w:rsidRDefault="00115E1F"/>
  </w:footnote>
  <w:footnote w:type="continuationSeparator" w:id="0">
    <w:p w14:paraId="62777FF4" w14:textId="77777777" w:rsidR="00115E1F" w:rsidRPr="009F58C4" w:rsidRDefault="00115E1F">
      <w:pPr>
        <w:rPr>
          <w:rFonts w:ascii="Arial" w:hAnsi="Arial" w:cs="Arial"/>
          <w:lang w:val="sq-AL"/>
        </w:rPr>
      </w:pPr>
      <w:r w:rsidRPr="009F58C4">
        <w:rPr>
          <w:rFonts w:ascii="Arial" w:hAnsi="Arial" w:cs="Arial"/>
          <w:lang w:val="sq-AL"/>
        </w:rPr>
        <w:continuationSeparator/>
      </w:r>
    </w:p>
    <w:p w14:paraId="1D7493ED" w14:textId="77777777" w:rsidR="00115E1F" w:rsidRDefault="00115E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60440" w14:textId="2E0056F9" w:rsidR="00A425BB" w:rsidRDefault="00115E1F">
    <w:pPr>
      <w:pStyle w:val="Topptekst"/>
    </w:pPr>
    <w:r>
      <w:rPr>
        <w:noProof/>
      </w:rPr>
      <w:pict w14:anchorId="27AF3D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6" o:spid="_x0000_s2051" type="#_x0000_t136" alt="" style="position:absolute;margin-left:0;margin-top:0;width:524.6pt;height:174.8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1B244" w14:textId="09C05A73" w:rsidR="00A425BB" w:rsidRDefault="00115E1F" w:rsidP="000308F1">
    <w:pPr>
      <w:pStyle w:val="Topptekst"/>
      <w:jc w:val="right"/>
    </w:pPr>
    <w:r>
      <w:rPr>
        <w:noProof/>
      </w:rPr>
      <w:pict w14:anchorId="79E0256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7" o:spid="_x0000_s2050" type="#_x0000_t136" alt="" style="position:absolute;left:0;text-align:left;margin-left:0;margin-top:0;width:524.6pt;height:174.8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A425BB">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A425BB" w:rsidRDefault="00A425B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FC18" w14:textId="3585CF9A" w:rsidR="00A425BB" w:rsidRDefault="00115E1F" w:rsidP="000308F1">
    <w:pPr>
      <w:pStyle w:val="Topptekst"/>
      <w:jc w:val="right"/>
    </w:pPr>
    <w:r>
      <w:rPr>
        <w:noProof/>
      </w:rPr>
      <w:pict w14:anchorId="0C5E6EA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5" o:spid="_x0000_s2049" type="#_x0000_t136" alt="" style="position:absolute;left:0;text-align:left;margin-left:0;margin-top:0;width:524.6pt;height:174.8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A425BB">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A425BB" w:rsidRDefault="00A425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8"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0"/>
  </w:num>
  <w:num w:numId="3">
    <w:abstractNumId w:val="18"/>
  </w:num>
  <w:num w:numId="4">
    <w:abstractNumId w:val="8"/>
  </w:num>
  <w:num w:numId="5">
    <w:abstractNumId w:val="13"/>
  </w:num>
  <w:num w:numId="6">
    <w:abstractNumId w:val="4"/>
  </w:num>
  <w:num w:numId="7">
    <w:abstractNumId w:val="15"/>
  </w:num>
  <w:num w:numId="8">
    <w:abstractNumId w:val="1"/>
  </w:num>
  <w:num w:numId="9">
    <w:abstractNumId w:val="7"/>
  </w:num>
  <w:num w:numId="10">
    <w:abstractNumId w:val="10"/>
  </w:num>
  <w:num w:numId="11">
    <w:abstractNumId w:val="5"/>
  </w:num>
  <w:num w:numId="12">
    <w:abstractNumId w:val="2"/>
  </w:num>
  <w:num w:numId="13">
    <w:abstractNumId w:val="6"/>
  </w:num>
  <w:num w:numId="14">
    <w:abstractNumId w:val="12"/>
  </w:num>
  <w:num w:numId="15">
    <w:abstractNumId w:val="16"/>
  </w:num>
  <w:num w:numId="16">
    <w:abstractNumId w:val="9"/>
  </w:num>
  <w:num w:numId="17">
    <w:abstractNumId w:val="14"/>
  </w:num>
  <w:num w:numId="18">
    <w:abstractNumId w:val="19"/>
  </w:num>
  <w:num w:numId="19">
    <w:abstractNumId w:val="3"/>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024"/>
    <w:rsid w:val="00007144"/>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096A"/>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97F03"/>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15E1F"/>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5D6C"/>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1E8B"/>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1459"/>
    <w:rsid w:val="001B1E37"/>
    <w:rsid w:val="001B2FF8"/>
    <w:rsid w:val="001B3132"/>
    <w:rsid w:val="001B33AA"/>
    <w:rsid w:val="001B3C97"/>
    <w:rsid w:val="001B3CF4"/>
    <w:rsid w:val="001B3DB0"/>
    <w:rsid w:val="001B4D1F"/>
    <w:rsid w:val="001B56DC"/>
    <w:rsid w:val="001B5AA4"/>
    <w:rsid w:val="001B60E3"/>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73A"/>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6A1"/>
    <w:rsid w:val="002307B5"/>
    <w:rsid w:val="002311F6"/>
    <w:rsid w:val="00233979"/>
    <w:rsid w:val="0023397E"/>
    <w:rsid w:val="002349D7"/>
    <w:rsid w:val="00235AEF"/>
    <w:rsid w:val="00235DBF"/>
    <w:rsid w:val="00236BAF"/>
    <w:rsid w:val="00240291"/>
    <w:rsid w:val="002420EF"/>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939"/>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10C"/>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49A9"/>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5A6"/>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163B"/>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1E6B"/>
    <w:rsid w:val="0050389F"/>
    <w:rsid w:val="0050412F"/>
    <w:rsid w:val="00505826"/>
    <w:rsid w:val="005060BC"/>
    <w:rsid w:val="005061BB"/>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5673"/>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049"/>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642"/>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51B4"/>
    <w:rsid w:val="006D6B9D"/>
    <w:rsid w:val="006D71F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5B3E"/>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7438"/>
    <w:rsid w:val="00761EE3"/>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681"/>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3BE8"/>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5C29"/>
    <w:rsid w:val="00806147"/>
    <w:rsid w:val="0080652D"/>
    <w:rsid w:val="00807FF2"/>
    <w:rsid w:val="00810B4F"/>
    <w:rsid w:val="00811B27"/>
    <w:rsid w:val="00812161"/>
    <w:rsid w:val="00814FF4"/>
    <w:rsid w:val="00815254"/>
    <w:rsid w:val="00817362"/>
    <w:rsid w:val="0082054B"/>
    <w:rsid w:val="00820CF6"/>
    <w:rsid w:val="008214CC"/>
    <w:rsid w:val="00823161"/>
    <w:rsid w:val="00823D9A"/>
    <w:rsid w:val="00826E82"/>
    <w:rsid w:val="00827C64"/>
    <w:rsid w:val="00827DED"/>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084"/>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924"/>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531"/>
    <w:rsid w:val="0089121D"/>
    <w:rsid w:val="00892556"/>
    <w:rsid w:val="00892F0E"/>
    <w:rsid w:val="00894A35"/>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1CE"/>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6FBC"/>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3C34"/>
    <w:rsid w:val="00973D67"/>
    <w:rsid w:val="00973FE1"/>
    <w:rsid w:val="009742C3"/>
    <w:rsid w:val="00975A24"/>
    <w:rsid w:val="00975D8D"/>
    <w:rsid w:val="00977F3E"/>
    <w:rsid w:val="00980953"/>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5BB"/>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29D"/>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4A7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3BBE"/>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0C7"/>
    <w:rsid w:val="00D77EB9"/>
    <w:rsid w:val="00D811AB"/>
    <w:rsid w:val="00D823A9"/>
    <w:rsid w:val="00D845C3"/>
    <w:rsid w:val="00D8473F"/>
    <w:rsid w:val="00D87031"/>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6A52"/>
    <w:rsid w:val="00DB77B9"/>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6C28"/>
    <w:rsid w:val="00DF787B"/>
    <w:rsid w:val="00DF78EE"/>
    <w:rsid w:val="00E00093"/>
    <w:rsid w:val="00E000B0"/>
    <w:rsid w:val="00E0033D"/>
    <w:rsid w:val="00E0127F"/>
    <w:rsid w:val="00E012AA"/>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6313"/>
    <w:rsid w:val="00F47A33"/>
    <w:rsid w:val="00F519C5"/>
    <w:rsid w:val="00F52029"/>
    <w:rsid w:val="00F520BC"/>
    <w:rsid w:val="00F520FF"/>
    <w:rsid w:val="00F52BA0"/>
    <w:rsid w:val="00F5350E"/>
    <w:rsid w:val="00F53B0E"/>
    <w:rsid w:val="00F550B3"/>
    <w:rsid w:val="00F554BE"/>
    <w:rsid w:val="00F56828"/>
    <w:rsid w:val="00F611DD"/>
    <w:rsid w:val="00F6129F"/>
    <w:rsid w:val="00F630AA"/>
    <w:rsid w:val="00F63C7D"/>
    <w:rsid w:val="00F63F47"/>
    <w:rsid w:val="00F656E9"/>
    <w:rsid w:val="00F65892"/>
    <w:rsid w:val="00F66C58"/>
    <w:rsid w:val="00F6704D"/>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C22CE-2DFF-446E-B2C4-C6CAC892C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5441</Words>
  <Characters>28841</Characters>
  <Application>Microsoft Office Word</Application>
  <DocSecurity>0</DocSecurity>
  <Lines>240</Lines>
  <Paragraphs>68</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34214</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2020-08-21T04:42:00Z</dcterms:created>
  <dcterms:modified xsi:type="dcterms:W3CDTF">2020-08-21T04:42:00Z</dcterms:modified>
</cp:coreProperties>
</file>